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CC7C9" w14:textId="77777777" w:rsidR="006671A8" w:rsidRDefault="006671A8" w:rsidP="006671A8">
      <w:pPr>
        <w:spacing w:line="276" w:lineRule="auto"/>
        <w:jc w:val="both"/>
      </w:pPr>
      <w:r w:rsidRPr="006671A8">
        <w:t>ASSOCIATE EDITOR'S COMMENTS TO THE AUTHORS:</w:t>
      </w:r>
    </w:p>
    <w:p w14:paraId="1A9BA37D" w14:textId="77777777" w:rsidR="006671A8" w:rsidRDefault="006671A8" w:rsidP="006671A8">
      <w:pPr>
        <w:spacing w:line="276" w:lineRule="auto"/>
        <w:jc w:val="both"/>
      </w:pPr>
      <w:r w:rsidRPr="006671A8">
        <w:br/>
        <w:t xml:space="preserve">I have now received reviews from two expert referees and reviewed the submission myself. Both referees agreed that there is a lot to like about this study and manuscript. They felt that the study attempts to address an interesting question and that the integrative approach was laudable. However, both referees also raised </w:t>
      </w:r>
      <w:proofErr w:type="gramStart"/>
      <w:r w:rsidRPr="006671A8">
        <w:t>a number of</w:t>
      </w:r>
      <w:proofErr w:type="gramEnd"/>
      <w:r w:rsidRPr="006671A8">
        <w:t xml:space="preserve"> concerns about the methods, analyses, and inferences that can </w:t>
      </w:r>
      <w:proofErr w:type="gramStart"/>
      <w:r w:rsidRPr="006671A8">
        <w:t>actually be</w:t>
      </w:r>
      <w:proofErr w:type="gramEnd"/>
      <w:r w:rsidRPr="006671A8">
        <w:t xml:space="preserve"> drawn from the results. Of </w:t>
      </w:r>
      <w:proofErr w:type="gramStart"/>
      <w:r w:rsidRPr="006671A8">
        <w:t>particular note</w:t>
      </w:r>
      <w:proofErr w:type="gramEnd"/>
      <w:r w:rsidRPr="006671A8">
        <w:t xml:space="preserve">, both referees questioned whether “perception” is </w:t>
      </w:r>
      <w:proofErr w:type="gramStart"/>
      <w:r w:rsidRPr="006671A8">
        <w:t>actually being</w:t>
      </w:r>
      <w:proofErr w:type="gramEnd"/>
      <w:r w:rsidRPr="006671A8">
        <w:t xml:space="preserve"> measured here per se, which is a significant issue given how the manuscript is framed and the results interpreted.</w:t>
      </w:r>
    </w:p>
    <w:p w14:paraId="50853142" w14:textId="77777777" w:rsidR="006671A8" w:rsidRDefault="006671A8" w:rsidP="006671A8">
      <w:pPr>
        <w:spacing w:line="276" w:lineRule="auto"/>
        <w:jc w:val="both"/>
      </w:pPr>
      <w:r w:rsidRPr="006671A8">
        <w:t xml:space="preserve">I broadly agree with the reviews provided by the referees. I too am excited by the experimental manipulation and the integrative approach that was taken to understand the relationships between the traits and the factors driving the patterns observed. Nevertheless, there is merit to the issues raised by reviewers that dim my enthusiasm for the manuscript in its current form. </w:t>
      </w:r>
      <w:proofErr w:type="gramStart"/>
      <w:r w:rsidRPr="006671A8">
        <w:t>In particular, I</w:t>
      </w:r>
      <w:proofErr w:type="gramEnd"/>
      <w:r w:rsidRPr="006671A8">
        <w:t xml:space="preserve"> think there needs to be quite a bit more attention paid to what </w:t>
      </w:r>
      <w:proofErr w:type="gramStart"/>
      <w:r w:rsidRPr="006671A8">
        <w:t>actually is</w:t>
      </w:r>
      <w:proofErr w:type="gramEnd"/>
      <w:r w:rsidRPr="006671A8">
        <w:t xml:space="preserve"> being measured here and whether it should be called “cognition”, “perception”, or something else. I also strongly agree with R1 that, despite the power of the study’s integrative approach, the discussion deals too much with each component of the study separately rather than as a holistic unit.</w:t>
      </w:r>
    </w:p>
    <w:p w14:paraId="062E750D" w14:textId="77777777" w:rsidR="006671A8" w:rsidRDefault="006671A8" w:rsidP="006671A8">
      <w:pPr>
        <w:spacing w:line="276" w:lineRule="auto"/>
        <w:jc w:val="both"/>
      </w:pPr>
      <w:r w:rsidRPr="006671A8">
        <w:t>Ultimately, I think that the manuscript will need a very thorough revision in line with the reviewers’ recommendations before it could be acceptable at Functional Ecology or elsewhere.</w:t>
      </w:r>
    </w:p>
    <w:p w14:paraId="70D322F1" w14:textId="3C0C2638" w:rsidR="007A0AA8" w:rsidRDefault="006671A8" w:rsidP="006671A8">
      <w:pPr>
        <w:spacing w:line="276" w:lineRule="auto"/>
        <w:jc w:val="both"/>
      </w:pPr>
      <w:r w:rsidRPr="006671A8">
        <w:rPr>
          <w:b/>
          <w:bCs/>
        </w:rPr>
        <w:t>RESPONSE:</w:t>
      </w:r>
      <w:r w:rsidR="007A0AA8">
        <w:rPr>
          <w:b/>
          <w:bCs/>
        </w:rPr>
        <w:t xml:space="preserve"> </w:t>
      </w:r>
      <w:r w:rsidR="007A0AA8">
        <w:t>T</w:t>
      </w:r>
      <w:r w:rsidR="007A0AA8" w:rsidRPr="007A0AA8">
        <w:t>hank you for the opportunity to revise and resubmit our manuscript. We have addressed the concerns raised by both reviewers in detail, and we outline our responses point</w:t>
      </w:r>
      <w:r w:rsidR="005F2147">
        <w:t>-</w:t>
      </w:r>
      <w:r w:rsidR="007A0AA8" w:rsidRPr="007A0AA8">
        <w:t>by</w:t>
      </w:r>
      <w:r w:rsidR="005F2147">
        <w:t>-</w:t>
      </w:r>
      <w:r w:rsidR="007A0AA8" w:rsidRPr="007A0AA8">
        <w:t>point below.</w:t>
      </w:r>
    </w:p>
    <w:p w14:paraId="34BF38C0" w14:textId="11383182" w:rsidR="0093035D" w:rsidRDefault="0093035D" w:rsidP="0093035D">
      <w:pPr>
        <w:spacing w:line="276" w:lineRule="auto"/>
        <w:jc w:val="both"/>
      </w:pPr>
      <w:r>
        <w:t xml:space="preserve">We would like to briefly highlight </w:t>
      </w:r>
      <w:r w:rsidR="005F2147">
        <w:t>what we have changed to address your concerns</w:t>
      </w:r>
      <w:r>
        <w:t>. First, we have revised the manuscript throughout to use "detection" instead of "perception," and now explicitly acknowledge that this behavioural response likely reflects multiple processes</w:t>
      </w:r>
      <w:r w:rsidR="00150813">
        <w:t xml:space="preserve"> </w:t>
      </w:r>
      <w:r>
        <w:t>—</w:t>
      </w:r>
      <w:r w:rsidR="00150813">
        <w:t xml:space="preserve"> </w:t>
      </w:r>
      <w:r>
        <w:t>sensory, attentional, and motivational</w:t>
      </w:r>
      <w:r w:rsidR="00150813">
        <w:t xml:space="preserve"> </w:t>
      </w:r>
      <w:r>
        <w:t>—</w:t>
      </w:r>
      <w:r w:rsidR="00150813">
        <w:t xml:space="preserve"> </w:t>
      </w:r>
      <w:r>
        <w:t>that our design cannot fully disentangle. Second, we have substantially restructured the Discussion to better integrate our findings across the relationships examined in this study, including merging subsections addressing the same underlying relationship, adding explicit connections between subsections, and rewriting a concluding synthesis to situate our results within the broader literature.</w:t>
      </w:r>
    </w:p>
    <w:p w14:paraId="02E406E9" w14:textId="77777777" w:rsidR="0093035D" w:rsidRDefault="0093035D" w:rsidP="0093035D">
      <w:pPr>
        <w:spacing w:line="276" w:lineRule="auto"/>
        <w:jc w:val="both"/>
      </w:pPr>
      <w:r>
        <w:t>We believe these revisions, together with our point-by-point responses below, address the reviewers' and your concerns.</w:t>
      </w:r>
    </w:p>
    <w:p w14:paraId="22264CBB" w14:textId="00E9BA97" w:rsidR="006671A8" w:rsidRDefault="0093035D" w:rsidP="0093035D">
      <w:pPr>
        <w:spacing w:line="276" w:lineRule="auto"/>
        <w:jc w:val="both"/>
      </w:pPr>
      <w:r w:rsidRPr="006671A8">
        <w:t xml:space="preserve"> </w:t>
      </w:r>
    </w:p>
    <w:p w14:paraId="041EBAB7" w14:textId="77777777" w:rsidR="006671A8" w:rsidRDefault="006671A8" w:rsidP="006671A8">
      <w:pPr>
        <w:spacing w:line="276" w:lineRule="auto"/>
        <w:jc w:val="both"/>
      </w:pPr>
      <w:r w:rsidRPr="006671A8">
        <w:lastRenderedPageBreak/>
        <w:t>Reviewer: 1</w:t>
      </w:r>
    </w:p>
    <w:p w14:paraId="73E563CC" w14:textId="77777777" w:rsidR="006671A8" w:rsidRDefault="006671A8" w:rsidP="006671A8">
      <w:pPr>
        <w:spacing w:line="276" w:lineRule="auto"/>
        <w:jc w:val="both"/>
      </w:pPr>
      <w:r w:rsidRPr="006671A8">
        <w:t xml:space="preserve">Overall, this manuscript covers an interesting topic- understanding how early life conditions affect sensory processing later in life. The manuscript is generally clear and well written, and the authors tested a lot number of traits to then look at correlations among treatment, </w:t>
      </w:r>
      <w:proofErr w:type="spellStart"/>
      <w:r w:rsidRPr="006671A8">
        <w:t>behavior</w:t>
      </w:r>
      <w:proofErr w:type="spellEnd"/>
      <w:r w:rsidRPr="006671A8">
        <w:t xml:space="preserve">, and mitochondrial function. The authors had a good sample </w:t>
      </w:r>
      <w:proofErr w:type="gramStart"/>
      <w:r w:rsidRPr="006671A8">
        <w:t>size</w:t>
      </w:r>
      <w:proofErr w:type="gramEnd"/>
      <w:r w:rsidRPr="006671A8">
        <w:t xml:space="preserve"> and the project is well designed. My comment on the manuscript </w:t>
      </w:r>
      <w:proofErr w:type="gramStart"/>
      <w:r w:rsidRPr="006671A8">
        <w:t>are</w:t>
      </w:r>
      <w:proofErr w:type="gramEnd"/>
      <w:r w:rsidRPr="006671A8">
        <w:t xml:space="preserve"> mostly about tightening the message – I think that there is room to improve the pitch and discussion to really make it clear how it furthers our understanding of the field. Because there are so many results and because many of them are discussed a bit separately, it felt a bit hard to pull out the main messages. </w:t>
      </w:r>
    </w:p>
    <w:p w14:paraId="793AC9C7" w14:textId="359CCEDF" w:rsidR="007A0AA8" w:rsidRDefault="007A0AA8" w:rsidP="006671A8">
      <w:pPr>
        <w:spacing w:line="276" w:lineRule="auto"/>
        <w:jc w:val="both"/>
      </w:pPr>
      <w:r w:rsidRPr="00A45945">
        <w:rPr>
          <w:b/>
          <w:bCs/>
        </w:rPr>
        <w:t xml:space="preserve">RESPONSE: </w:t>
      </w:r>
      <w:r w:rsidRPr="00A45945">
        <w:t>We do appreciate the reviewer’s</w:t>
      </w:r>
      <w:r w:rsidR="00994D18">
        <w:t xml:space="preserve"> thoughtful feedback</w:t>
      </w:r>
      <w:ins w:id="0" w:author="Daniel Noble" w:date="2026-08-04T12:42:00Z" w16du:dateUtc="2026-08-04T02:42:00Z">
        <w:r w:rsidR="005F2147">
          <w:t>,</w:t>
        </w:r>
      </w:ins>
      <w:r w:rsidR="00994D18">
        <w:t xml:space="preserve"> and we address each comment below.</w:t>
      </w:r>
      <w:r>
        <w:t xml:space="preserve"> </w:t>
      </w:r>
    </w:p>
    <w:p w14:paraId="5E72EA80" w14:textId="77777777" w:rsidR="007A0AA8" w:rsidRPr="007A0AA8" w:rsidRDefault="007A0AA8" w:rsidP="006671A8">
      <w:pPr>
        <w:spacing w:line="276" w:lineRule="auto"/>
        <w:jc w:val="both"/>
      </w:pPr>
    </w:p>
    <w:p w14:paraId="26BA9A03" w14:textId="2EC01757" w:rsidR="007A0AA8" w:rsidRDefault="006671A8" w:rsidP="006671A8">
      <w:pPr>
        <w:spacing w:line="276" w:lineRule="auto"/>
        <w:jc w:val="both"/>
      </w:pPr>
      <w:r>
        <w:t xml:space="preserve">1.      </w:t>
      </w:r>
      <w:r w:rsidRPr="006671A8">
        <w:t>It is a bit unclear what the temperature treatment is. I understand that temperature and metabolism are linked, but are either the cold or hot incubation temperatures presumed to be stressful? Your predictions make it sound like hot is presumed to be stressful, but your methods state that both are within normal range. It is difficult to interpret the interaction between cortisol and temperature treatments without knowing a bit more about whether the temperature treatment might also be inducing changes in cortisol due to thermal stress. If, for instance, temperature is a stressor, then it would make sense to talk about the results in the context of multiple stressors.</w:t>
      </w:r>
    </w:p>
    <w:p w14:paraId="77D57AAE" w14:textId="2D409FB1" w:rsidR="002B2B2F" w:rsidRDefault="006671A8" w:rsidP="00C32ABF">
      <w:pPr>
        <w:spacing w:line="276" w:lineRule="auto"/>
        <w:jc w:val="both"/>
      </w:pPr>
      <w:r w:rsidRPr="006671A8">
        <w:rPr>
          <w:b/>
          <w:bCs/>
        </w:rPr>
        <w:t>RESPONSE:</w:t>
      </w:r>
      <w:r w:rsidR="00940FD4">
        <w:t xml:space="preserve"> </w:t>
      </w:r>
      <w:r w:rsidR="00633C73" w:rsidRPr="00633C73">
        <w:t xml:space="preserve">We appreciate the reviewer's feedback and agree the original framing was misleading. We do not have evidence that our thermal conditions activate the glucocorticoid stress-response pathway. Our incubation temperatures fall within the range of temperatures naturally experienced in nests of this species </w:t>
      </w:r>
      <w:r w:rsidR="00633C73">
        <w:t xml:space="preserve">(Cheetham </w:t>
      </w:r>
      <w:r w:rsidR="00633C73" w:rsidRPr="00633C73">
        <w:rPr>
          <w:i/>
          <w:iCs/>
        </w:rPr>
        <w:t>et al.</w:t>
      </w:r>
      <w:r w:rsidR="00633C73">
        <w:t xml:space="preserve"> 2011, </w:t>
      </w:r>
      <w:r w:rsidR="00633C73" w:rsidRPr="00633C73">
        <w:rPr>
          <w:i/>
          <w:iCs/>
        </w:rPr>
        <w:t>J. Zool.</w:t>
      </w:r>
      <w:r w:rsidR="00633C73">
        <w:t>)</w:t>
      </w:r>
      <w:r w:rsidR="00633C73" w:rsidRPr="00633C73">
        <w:t>, making it unlikely that either thermal treatment constitutes a physiological stressor</w:t>
      </w:r>
      <w:r w:rsidR="00C32ABF">
        <w:t xml:space="preserve">. In addition, it is unclear that the </w:t>
      </w:r>
      <w:proofErr w:type="spellStart"/>
      <w:r w:rsidR="00C32ABF" w:rsidRPr="00C32ABF">
        <w:t>hypothalamo</w:t>
      </w:r>
      <w:proofErr w:type="spellEnd"/>
      <w:r w:rsidR="00C32ABF" w:rsidRPr="00C32ABF">
        <w:t>-pituitary-</w:t>
      </w:r>
      <w:proofErr w:type="spellStart"/>
      <w:r w:rsidR="00C32ABF" w:rsidRPr="00C32ABF">
        <w:t>interrenal</w:t>
      </w:r>
      <w:proofErr w:type="spellEnd"/>
      <w:r w:rsidR="00C32ABF" w:rsidRPr="00C32ABF">
        <w:t xml:space="preserve"> </w:t>
      </w:r>
      <w:r w:rsidR="00C32ABF">
        <w:t xml:space="preserve">(HPI) functions in embryos. In the </w:t>
      </w:r>
      <w:r w:rsidR="00C32ABF" w:rsidRPr="00C32ABF">
        <w:t>domestic fowl</w:t>
      </w:r>
      <w:r w:rsidR="00C32ABF">
        <w:t>, for example, the homologue HPA axis is not fully developed until the last stage of development (see</w:t>
      </w:r>
      <w:r w:rsidR="00C32ABF" w:rsidRPr="00C32ABF">
        <w:t xml:space="preserve"> Jenkins</w:t>
      </w:r>
      <w:r w:rsidR="00C32ABF">
        <w:t xml:space="preserve"> &amp;</w:t>
      </w:r>
      <w:r w:rsidR="00C32ABF" w:rsidRPr="00C32ABF">
        <w:t xml:space="preserve"> Porter</w:t>
      </w:r>
      <w:r w:rsidR="00C32ABF">
        <w:t xml:space="preserve"> 2004, </w:t>
      </w:r>
      <w:proofErr w:type="spellStart"/>
      <w:r w:rsidR="00C32ABF" w:rsidRPr="00C32ABF">
        <w:rPr>
          <w:i/>
          <w:iCs/>
        </w:rPr>
        <w:t>Domest</w:t>
      </w:r>
      <w:proofErr w:type="spellEnd"/>
      <w:r w:rsidR="00C32ABF" w:rsidRPr="00C32ABF">
        <w:rPr>
          <w:i/>
          <w:iCs/>
        </w:rPr>
        <w:t>. Anim. Endocrinol.</w:t>
      </w:r>
      <w:r w:rsidR="00C32ABF">
        <w:t>). As such, w</w:t>
      </w:r>
      <w:r w:rsidR="00C551D4">
        <w:t xml:space="preserve">e consider </w:t>
      </w:r>
      <w:r w:rsidR="005F2147">
        <w:t xml:space="preserve">it </w:t>
      </w:r>
      <w:r w:rsidR="00C551D4">
        <w:t>unlikely</w:t>
      </w:r>
      <w:r w:rsidR="00633C73">
        <w:t xml:space="preserve"> that our thermal treatments </w:t>
      </w:r>
      <w:r w:rsidR="005F2147">
        <w:t xml:space="preserve">are </w:t>
      </w:r>
      <w:r w:rsidR="00633C73">
        <w:t>a physiological stressor</w:t>
      </w:r>
      <w:r w:rsidR="005F2147">
        <w:t xml:space="preserve"> per </w:t>
      </w:r>
      <w:proofErr w:type="gramStart"/>
      <w:r w:rsidR="005F2147">
        <w:t>se, but</w:t>
      </w:r>
      <w:proofErr w:type="gramEnd"/>
      <w:r w:rsidR="005F2147">
        <w:t xml:space="preserve"> rather result in major changes to metabolic rate which will affect physiological processes together with CORT</w:t>
      </w:r>
      <w:r w:rsidR="00C551D4">
        <w:t>.</w:t>
      </w:r>
      <w:r w:rsidR="00994D18">
        <w:t xml:space="preserve"> </w:t>
      </w:r>
    </w:p>
    <w:p w14:paraId="17C61496" w14:textId="057B59A7" w:rsidR="007A0AA8" w:rsidRDefault="007A0AA8" w:rsidP="006671A8">
      <w:pPr>
        <w:spacing w:line="276" w:lineRule="auto"/>
        <w:jc w:val="both"/>
      </w:pPr>
      <w:r>
        <w:t>W</w:t>
      </w:r>
      <w:r w:rsidRPr="007A0AA8">
        <w:t xml:space="preserve">e have revised the paragraph in question (see </w:t>
      </w:r>
      <w:r w:rsidRPr="007A0AA8">
        <w:rPr>
          <w:highlight w:val="yellow"/>
        </w:rPr>
        <w:t>LINES</w:t>
      </w:r>
      <w:r w:rsidRPr="007A0AA8">
        <w:t>) to state explicitly that temperature regulates mitochondrial function independently of the glucocorticoid pathway, and that the predicted glucocorticoid</w:t>
      </w:r>
      <w:r w:rsidR="00FC7282">
        <w:t xml:space="preserve"> x </w:t>
      </w:r>
      <w:r w:rsidRPr="007A0AA8">
        <w:t>temperature interaction emerges from both factors converging on shared metabolic mechanisms during development.</w:t>
      </w:r>
    </w:p>
    <w:p w14:paraId="3858598D" w14:textId="2741EE25" w:rsidR="006671A8" w:rsidRDefault="006671A8" w:rsidP="006671A8">
      <w:pPr>
        <w:spacing w:line="276" w:lineRule="auto"/>
        <w:jc w:val="both"/>
      </w:pPr>
      <w:r w:rsidRPr="006671A8">
        <w:br/>
        <w:t xml:space="preserve">2.      Generally, the discussion was clear, but the results were all evaluated separately </w:t>
      </w:r>
      <w:r w:rsidRPr="006671A8">
        <w:lastRenderedPageBreak/>
        <w:t xml:space="preserve">without a lot of connection to determine what they collectively mean as a whole and how it reframes our thinking of the field. I feel like a bit more zooming out, to make it bigger picture, would improve the paper </w:t>
      </w:r>
      <w:proofErr w:type="gramStart"/>
      <w:r w:rsidRPr="006671A8">
        <w:t>as a whole in</w:t>
      </w:r>
      <w:proofErr w:type="gramEnd"/>
      <w:r w:rsidRPr="006671A8">
        <w:t xml:space="preserve"> terms of helping to draw conclusions. For example, how does this contribute to our broader understanding of how early life environments affect later life traits? Our understanding of multiple stressors? What are the connections to what is known in other species?</w:t>
      </w:r>
    </w:p>
    <w:p w14:paraId="35D03B5E" w14:textId="7ED6F639" w:rsidR="008714E8" w:rsidRDefault="006671A8" w:rsidP="008714E8">
      <w:pPr>
        <w:spacing w:line="276" w:lineRule="auto"/>
        <w:jc w:val="both"/>
      </w:pPr>
      <w:r w:rsidRPr="0093035D">
        <w:rPr>
          <w:b/>
          <w:bCs/>
        </w:rPr>
        <w:t>RESPONSE:</w:t>
      </w:r>
      <w:r w:rsidR="00940FD4">
        <w:t xml:space="preserve"> </w:t>
      </w:r>
      <w:r w:rsidR="008714E8">
        <w:t>We thank the reviewer for this comment, which we found genuinely helpful in strengthening the Discussion. We have substantially revised the Discussion to better integrate our results across sections</w:t>
      </w:r>
      <w:r w:rsidR="0072751F">
        <w:t xml:space="preserve">. </w:t>
      </w:r>
      <w:r w:rsidR="008714E8">
        <w:t xml:space="preserve">Specifically, we have: (1) merged what were previously two separate subsections on mitochondrial density/capacity/ROS and on oxidative damage into a single subsection, since these represent two aspects of the same underlying relationship between prenatal environment and brain physiology; (2) </w:t>
      </w:r>
      <w:r w:rsidR="0093035D">
        <w:t>improved the connection between subsections</w:t>
      </w:r>
      <w:r w:rsidR="008714E8">
        <w:t xml:space="preserve">; (3) rewritten </w:t>
      </w:r>
      <w:r w:rsidR="0093035D">
        <w:t xml:space="preserve">our </w:t>
      </w:r>
      <w:r w:rsidR="008714E8">
        <w:t xml:space="preserve">closing (Conclusions) paragraphs to </w:t>
      </w:r>
      <w:r w:rsidR="0093035D">
        <w:t xml:space="preserve">better </w:t>
      </w:r>
      <w:r w:rsidR="008714E8">
        <w:t>synthesise our findings across all three relationships examined in this study in relation to the broader literature on early-life effects and mitochondria-cognition relationships in other species.</w:t>
      </w:r>
    </w:p>
    <w:p w14:paraId="31D57BC2" w14:textId="033B39F7" w:rsidR="006671A8" w:rsidRPr="00940FD4" w:rsidRDefault="008714E8" w:rsidP="008714E8">
      <w:pPr>
        <w:spacing w:line="276" w:lineRule="auto"/>
        <w:jc w:val="both"/>
      </w:pPr>
      <w:r>
        <w:t>We have not adopted a multi-stressor framework specifically, as we do not have evidence that our incubation temperatures induce a physiological stress response (see response to comment 1, above)</w:t>
      </w:r>
      <w:r w:rsidR="0093035D">
        <w:t>.</w:t>
      </w:r>
      <w:r>
        <w:t xml:space="preserve"> </w:t>
      </w:r>
      <w:r w:rsidR="0093035D">
        <w:t>H</w:t>
      </w:r>
      <w:r>
        <w:t xml:space="preserve">owever, we believe the revised Discussion now provides </w:t>
      </w:r>
      <w:r w:rsidR="0093035D">
        <w:t>a</w:t>
      </w:r>
      <w:r>
        <w:t xml:space="preserve"> more integrated</w:t>
      </w:r>
      <w:r w:rsidR="0093035D">
        <w:t xml:space="preserve"> </w:t>
      </w:r>
      <w:r>
        <w:t>perspective, addressing how our findings relate to broader questions about early-life effects, cross-species patterns, and the conditions under which mitochondria-cognition relationships</w:t>
      </w:r>
      <w:r w:rsidR="0093035D">
        <w:t xml:space="preserve"> can be observed</w:t>
      </w:r>
      <w:r>
        <w:t>.</w:t>
      </w:r>
    </w:p>
    <w:p w14:paraId="66ACE729" w14:textId="30FB4010" w:rsidR="006671A8" w:rsidRPr="006671A8" w:rsidRDefault="006671A8" w:rsidP="006671A8">
      <w:pPr>
        <w:spacing w:line="276" w:lineRule="auto"/>
        <w:jc w:val="both"/>
        <w:rPr>
          <w:b/>
          <w:bCs/>
        </w:rPr>
      </w:pPr>
      <w:r w:rsidRPr="006671A8">
        <w:br/>
        <w:t>3.      There are some important methodological details missing (see also below). For example, how many eggs were produced and did the treatments affect hatch rates? How many different sets of parents contributed eggs?</w:t>
      </w:r>
    </w:p>
    <w:p w14:paraId="26F898F7" w14:textId="28CB2310" w:rsidR="007A0AA8" w:rsidRDefault="006671A8" w:rsidP="007A0AA8">
      <w:pPr>
        <w:spacing w:line="276" w:lineRule="auto"/>
        <w:jc w:val="both"/>
      </w:pPr>
      <w:r w:rsidRPr="006671A8">
        <w:rPr>
          <w:b/>
          <w:bCs/>
        </w:rPr>
        <w:t>RESPONSE:</w:t>
      </w:r>
      <w:r w:rsidR="007A0AA8">
        <w:t xml:space="preserve"> We appreciate the reviewer’s attention to detail. </w:t>
      </w:r>
      <w:r w:rsidR="007A0AA8" w:rsidRPr="007A0AA8">
        <w:t>Our sample comprised 80 hatchlings from 50 clutches, as reported in the manuscript</w:t>
      </w:r>
      <w:r w:rsidR="007A0AA8">
        <w:t xml:space="preserve"> (see </w:t>
      </w:r>
      <w:r w:rsidR="007A0AA8" w:rsidRPr="007A0AA8">
        <w:rPr>
          <w:highlight w:val="yellow"/>
        </w:rPr>
        <w:t>LINES</w:t>
      </w:r>
      <w:r w:rsidR="007A0AA8">
        <w:t>)</w:t>
      </w:r>
      <w:r w:rsidR="007A0AA8" w:rsidRPr="007A0AA8">
        <w:t xml:space="preserve">; </w:t>
      </w:r>
      <w:r w:rsidR="007A0AA8">
        <w:t xml:space="preserve">and </w:t>
      </w:r>
      <w:r w:rsidR="007A0AA8" w:rsidRPr="007A0AA8">
        <w:t>clutch identity was included as a random effect in all models to account for non-independence</w:t>
      </w:r>
      <w:r w:rsidR="007A0AA8">
        <w:t xml:space="preserve"> (see </w:t>
      </w:r>
      <w:r w:rsidR="007A0AA8" w:rsidRPr="007A0AA8">
        <w:rPr>
          <w:highlight w:val="yellow"/>
        </w:rPr>
        <w:t>LINES</w:t>
      </w:r>
      <w:r w:rsidR="007A0AA8">
        <w:t>)</w:t>
      </w:r>
      <w:r w:rsidR="007A0AA8" w:rsidRPr="007A0AA8">
        <w:t xml:space="preserve">. </w:t>
      </w:r>
      <w:r w:rsidR="007A0AA8">
        <w:t xml:space="preserve">In addition, given that </w:t>
      </w:r>
      <w:proofErr w:type="spellStart"/>
      <w:r w:rsidR="007A0AA8" w:rsidRPr="007A0AA8">
        <w:rPr>
          <w:i/>
          <w:iCs/>
        </w:rPr>
        <w:t>Lampropholis</w:t>
      </w:r>
      <w:proofErr w:type="spellEnd"/>
      <w:r w:rsidR="007A0AA8" w:rsidRPr="007A0AA8">
        <w:rPr>
          <w:i/>
          <w:iCs/>
        </w:rPr>
        <w:t xml:space="preserve"> delicata</w:t>
      </w:r>
      <w:r w:rsidR="007A0AA8" w:rsidRPr="007A0AA8">
        <w:t xml:space="preserve"> lays one clutch per breeding season, and previous studies indicate that clutches are typically fertilised by a single male (Chapple </w:t>
      </w:r>
      <w:r w:rsidR="007A0AA8" w:rsidRPr="007A0AA8">
        <w:rPr>
          <w:i/>
          <w:iCs/>
        </w:rPr>
        <w:t>et al.</w:t>
      </w:r>
      <w:r w:rsidR="007A0AA8" w:rsidRPr="007A0AA8">
        <w:t xml:space="preserve">, 2014, </w:t>
      </w:r>
      <w:r w:rsidR="007A0AA8" w:rsidRPr="007A0AA8">
        <w:rPr>
          <w:i/>
          <w:iCs/>
        </w:rPr>
        <w:t>Aust. J. Zool.</w:t>
      </w:r>
      <w:r w:rsidR="007A0AA8" w:rsidRPr="007A0AA8">
        <w:t xml:space="preserve">; Kar </w:t>
      </w:r>
      <w:r w:rsidR="007A0AA8" w:rsidRPr="007A0AA8">
        <w:rPr>
          <w:i/>
          <w:iCs/>
        </w:rPr>
        <w:t>et al.</w:t>
      </w:r>
      <w:r w:rsidR="007A0AA8" w:rsidRPr="007A0AA8">
        <w:t xml:space="preserve">, 2024, </w:t>
      </w:r>
      <w:r w:rsidR="007A0AA8" w:rsidRPr="007A0AA8">
        <w:rPr>
          <w:i/>
          <w:iCs/>
        </w:rPr>
        <w:t>Heredity</w:t>
      </w:r>
      <w:r w:rsidR="007A0AA8" w:rsidRPr="007A0AA8">
        <w:t>)</w:t>
      </w:r>
      <w:r w:rsidR="007A0AA8">
        <w:t>,</w:t>
      </w:r>
      <w:r w:rsidR="007A0AA8" w:rsidRPr="007A0AA8">
        <w:t xml:space="preserve"> we considered the number of clutches to represent the number of unique parents, and have added this </w:t>
      </w:r>
      <w:r w:rsidR="00F060D2">
        <w:t>information</w:t>
      </w:r>
      <w:r w:rsidR="007A0AA8" w:rsidRPr="007A0AA8">
        <w:t xml:space="preserve"> to the text</w:t>
      </w:r>
      <w:r w:rsidR="007A0AA8">
        <w:t>: “</w:t>
      </w:r>
      <w:r w:rsidR="007A0AA8" w:rsidRPr="007A0AA8">
        <w:t xml:space="preserve">Given that </w:t>
      </w:r>
      <w:r w:rsidR="007A0AA8" w:rsidRPr="003C422F">
        <w:rPr>
          <w:i/>
          <w:iCs/>
        </w:rPr>
        <w:t>L. delicata</w:t>
      </w:r>
      <w:r w:rsidR="007A0AA8" w:rsidRPr="007A0AA8">
        <w:t xml:space="preserve"> lays one clutch per year </w:t>
      </w:r>
      <w:r w:rsidR="007A0AA8">
        <w:t>(</w:t>
      </w:r>
      <w:r w:rsidR="007A0AA8" w:rsidRPr="007A0AA8">
        <w:t xml:space="preserve">Chapple </w:t>
      </w:r>
      <w:r w:rsidR="007A0AA8" w:rsidRPr="007A0AA8">
        <w:rPr>
          <w:i/>
          <w:iCs/>
        </w:rPr>
        <w:t>et al.</w:t>
      </w:r>
      <w:r w:rsidR="007A0AA8" w:rsidRPr="007A0AA8">
        <w:t>, 2014</w:t>
      </w:r>
      <w:r w:rsidR="007A0AA8">
        <w:t>)</w:t>
      </w:r>
      <w:r w:rsidR="007A0AA8" w:rsidRPr="007A0AA8">
        <w:t>, and that most eggs of a clutch are fertilised by a single male</w:t>
      </w:r>
      <w:r w:rsidR="007A0AA8">
        <w:t xml:space="preserve"> (</w:t>
      </w:r>
      <w:r w:rsidR="007A0AA8" w:rsidRPr="007A0AA8">
        <w:t xml:space="preserve">Kar </w:t>
      </w:r>
      <w:r w:rsidR="007A0AA8" w:rsidRPr="007A0AA8">
        <w:rPr>
          <w:i/>
          <w:iCs/>
        </w:rPr>
        <w:t>et al.</w:t>
      </w:r>
      <w:r w:rsidR="007A0AA8" w:rsidRPr="007A0AA8">
        <w:t>, 2024</w:t>
      </w:r>
      <w:r w:rsidR="007A0AA8">
        <w:t>)</w:t>
      </w:r>
      <w:r w:rsidR="007A0AA8" w:rsidRPr="007A0AA8">
        <w:t>, clutch identity likely controls for parental effects.</w:t>
      </w:r>
      <w:r w:rsidR="007A0AA8">
        <w:t xml:space="preserve">” </w:t>
      </w:r>
      <w:r w:rsidR="007A0AA8" w:rsidRPr="007A0AA8">
        <w:t xml:space="preserve">(see </w:t>
      </w:r>
      <w:r w:rsidR="007A0AA8" w:rsidRPr="007A0AA8">
        <w:rPr>
          <w:highlight w:val="yellow"/>
        </w:rPr>
        <w:t>LINES</w:t>
      </w:r>
      <w:r w:rsidR="007A0AA8" w:rsidRPr="007A0AA8">
        <w:t xml:space="preserve">). </w:t>
      </w:r>
    </w:p>
    <w:p w14:paraId="49B062BA" w14:textId="22D3F9A9" w:rsidR="007A0AA8" w:rsidRDefault="007A0AA8" w:rsidP="007A0AA8">
      <w:pPr>
        <w:spacing w:line="276" w:lineRule="auto"/>
        <w:jc w:val="both"/>
      </w:pPr>
      <w:r w:rsidRPr="007A0AA8">
        <w:t xml:space="preserve">Regarding hatch rates, a related paper using this cohort (Leibold </w:t>
      </w:r>
      <w:r w:rsidRPr="007A0AA8">
        <w:rPr>
          <w:i/>
          <w:iCs/>
        </w:rPr>
        <w:t>et al.</w:t>
      </w:r>
      <w:r>
        <w:t xml:space="preserve">, </w:t>
      </w:r>
      <w:r w:rsidRPr="007A0AA8">
        <w:t>2026</w:t>
      </w:r>
      <w:r>
        <w:t xml:space="preserve">, </w:t>
      </w:r>
      <w:r w:rsidRPr="007A0AA8">
        <w:rPr>
          <w:i/>
          <w:iCs/>
        </w:rPr>
        <w:t>Proc. R. Soc. B: Biol. Sci.</w:t>
      </w:r>
      <w:r w:rsidRPr="007A0AA8">
        <w:t xml:space="preserve">) found that corticosterone exposure, but not incubation temperature, reduced hatching success in </w:t>
      </w:r>
      <w:r w:rsidRPr="007A0AA8">
        <w:rPr>
          <w:i/>
          <w:iCs/>
        </w:rPr>
        <w:t>L. delicata</w:t>
      </w:r>
      <w:r w:rsidRPr="007A0AA8">
        <w:t xml:space="preserve">. We acknowledge this raises the possibility that </w:t>
      </w:r>
      <w:r w:rsidRPr="007A0AA8">
        <w:lastRenderedPageBreak/>
        <w:t>surviving corticosterone-exposed hatchlings represent a non-random subset of that treatment group (e.g., more resilient individuals)</w:t>
      </w:r>
      <w:r w:rsidR="005F2147">
        <w:t xml:space="preserve"> but</w:t>
      </w:r>
      <w:r w:rsidRPr="007A0AA8">
        <w:t xml:space="preserve"> w</w:t>
      </w:r>
      <w:r w:rsidR="00F060D2">
        <w:t>e have included this</w:t>
      </w:r>
      <w:r w:rsidRPr="007A0AA8">
        <w:t xml:space="preserve"> </w:t>
      </w:r>
      <w:r w:rsidR="005F2147">
        <w:t xml:space="preserve">point </w:t>
      </w:r>
      <w:r w:rsidRPr="007A0AA8">
        <w:t>in the Discussion</w:t>
      </w:r>
      <w:r w:rsidR="003C422F">
        <w:t>:</w:t>
      </w:r>
      <w:r w:rsidRPr="007A0AA8">
        <w:t xml:space="preserve"> </w:t>
      </w:r>
      <w:r w:rsidR="003C422F" w:rsidRPr="0025626F">
        <w:t>“</w:t>
      </w:r>
      <w:r w:rsidR="0025626F" w:rsidRPr="0025626F">
        <w:t xml:space="preserve">Our sample consisted of lizards that survived incubation from a larger initial pool of eggs, and incubation treatments differed in mortality rates during this period (Leibold et al., 2026). </w:t>
      </w:r>
      <w:r w:rsidR="002B2B2F">
        <w:t>Although hatching success was high (</w:t>
      </w:r>
      <w:r w:rsidR="005F2147">
        <w:t>&gt;80</w:t>
      </w:r>
      <w:r w:rsidR="002B2B2F">
        <w:t xml:space="preserve">%), </w:t>
      </w:r>
      <w:r w:rsidR="00326814">
        <w:t>differential</w:t>
      </w:r>
      <w:r w:rsidR="002B2B2F">
        <w:t xml:space="preserve"> mortality could have influenced our results (see </w:t>
      </w:r>
      <w:r w:rsidR="002B2B2F" w:rsidRPr="0025626F">
        <w:t>Leibold et al., 2026</w:t>
      </w:r>
      <w:r w:rsidR="002B2B2F">
        <w:t xml:space="preserve">). </w:t>
      </w:r>
      <w:r w:rsidR="0025626F" w:rsidRPr="0025626F">
        <w:t>Viability selection or selective disappearance may have buffered or reduced the differences we observed in some aspects of mitochondrial function if less resilient individuals did not survive to be sampled.</w:t>
      </w:r>
      <w:r w:rsidR="003C422F" w:rsidRPr="0025626F">
        <w:t>” (</w:t>
      </w:r>
      <w:r w:rsidRPr="0025626F">
        <w:t xml:space="preserve">see </w:t>
      </w:r>
      <w:r w:rsidRPr="0025626F">
        <w:rPr>
          <w:highlight w:val="yellow"/>
        </w:rPr>
        <w:t>LINES</w:t>
      </w:r>
      <w:r w:rsidRPr="0025626F">
        <w:t>).</w:t>
      </w:r>
      <w:r w:rsidRPr="007A0AA8">
        <w:t xml:space="preserve"> </w:t>
      </w:r>
    </w:p>
    <w:p w14:paraId="1568DC43" w14:textId="77777777" w:rsidR="006671A8" w:rsidRDefault="006671A8" w:rsidP="006671A8">
      <w:pPr>
        <w:spacing w:line="276" w:lineRule="auto"/>
        <w:jc w:val="both"/>
      </w:pPr>
    </w:p>
    <w:p w14:paraId="7EE6224A" w14:textId="77777777" w:rsidR="006671A8" w:rsidRDefault="006671A8" w:rsidP="006671A8">
      <w:pPr>
        <w:spacing w:line="276" w:lineRule="auto"/>
        <w:jc w:val="both"/>
      </w:pPr>
      <w:r w:rsidRPr="006671A8">
        <w:t xml:space="preserve">4.      There is a </w:t>
      </w:r>
      <w:proofErr w:type="gramStart"/>
      <w:r w:rsidRPr="006671A8">
        <w:t>pretty large</w:t>
      </w:r>
      <w:proofErr w:type="gramEnd"/>
      <w:r w:rsidRPr="006671A8">
        <w:t xml:space="preserve"> age range of when the lizards were assayed, especially since you are testing traits (e.g., DNA damage and lipid peroxidation) that vary with age. Did you check for an age by treatment interaction?</w:t>
      </w:r>
    </w:p>
    <w:p w14:paraId="7322311E" w14:textId="41586089" w:rsidR="00900A8F" w:rsidRDefault="006671A8" w:rsidP="00900A8F">
      <w:pPr>
        <w:spacing w:line="276" w:lineRule="auto"/>
        <w:jc w:val="both"/>
      </w:pPr>
      <w:r w:rsidRPr="0014464E">
        <w:rPr>
          <w:b/>
          <w:bCs/>
        </w:rPr>
        <w:t>RESPONSE:</w:t>
      </w:r>
      <w:r w:rsidR="00940FD4" w:rsidRPr="0014464E">
        <w:t xml:space="preserve"> </w:t>
      </w:r>
      <w:r w:rsidR="00900A8F">
        <w:t xml:space="preserve">We appreciate the reviewer’s suggestion. We included age as a covariate in all models to account for its main effect on the traits measured. An age × treatment interaction addresses whether treatment effects change with age, which was not among our primary questions. However, </w:t>
      </w:r>
      <w:r w:rsidR="005F2147">
        <w:t xml:space="preserve">as suggested, </w:t>
      </w:r>
      <w:r w:rsidR="00900A8F">
        <w:t xml:space="preserve">we have run </w:t>
      </w:r>
      <w:r w:rsidR="00150813">
        <w:t>additional</w:t>
      </w:r>
      <w:r w:rsidR="00900A8F">
        <w:t xml:space="preserve"> models including the full age × treatment interaction</w:t>
      </w:r>
      <w:r w:rsidR="00150813">
        <w:t xml:space="preserve"> (reported in Supplementary Material)</w:t>
      </w:r>
      <w:r w:rsidR="00900A8F">
        <w:t xml:space="preserve">. We found that several interactions showed credible intervals excluding zero in the full dataset (Table R1 below; </w:t>
      </w:r>
      <w:proofErr w:type="gramStart"/>
      <w:r w:rsidR="00900A8F">
        <w:t>also</w:t>
      </w:r>
      <w:proofErr w:type="gramEnd"/>
      <w:r w:rsidR="00900A8F">
        <w:t xml:space="preserve"> Table S26 in Supplementary Material</w:t>
      </w:r>
      <w:r w:rsidR="00150813">
        <w:t>)</w:t>
      </w:r>
      <w:r w:rsidR="00900A8F">
        <w:t xml:space="preserve">. </w:t>
      </w:r>
    </w:p>
    <w:p w14:paraId="7FF19D91" w14:textId="050A7437" w:rsidR="005F2147" w:rsidRDefault="00900A8F" w:rsidP="00900A8F">
      <w:pPr>
        <w:spacing w:line="276" w:lineRule="auto"/>
        <w:jc w:val="both"/>
      </w:pPr>
      <w:r>
        <w:t xml:space="preserve">However, inspection of the raw data (see Fig R1 below, also as Figure S18 in Supplementary Material) </w:t>
      </w:r>
      <w:r w:rsidR="00150813" w:rsidRPr="00150813">
        <w:t>led us to suspect</w:t>
      </w:r>
      <w:r w:rsidR="00150813">
        <w:t xml:space="preserve"> </w:t>
      </w:r>
      <w:r>
        <w:t xml:space="preserve">that the interactions could be driven by </w:t>
      </w:r>
      <w:r w:rsidR="00150813">
        <w:t xml:space="preserve">a </w:t>
      </w:r>
      <w:r>
        <w:t xml:space="preserve">few data points of older individuals. </w:t>
      </w:r>
      <w:r w:rsidR="005F2147">
        <w:t>As such</w:t>
      </w:r>
      <w:r>
        <w:t xml:space="preserve">, we ran a sensitivity analysis excluding individuals at the upper tail of the age distribution (&gt;300 days at euthanasia, &gt;250 days at trial), which appeared to exert disproportionate influence on slope estimates given the sparse data beyond this point. </w:t>
      </w:r>
    </w:p>
    <w:p w14:paraId="59203F4E" w14:textId="7D1918C0" w:rsidR="005F2147" w:rsidRDefault="00900A8F" w:rsidP="00900A8F">
      <w:pPr>
        <w:spacing w:line="276" w:lineRule="auto"/>
        <w:jc w:val="both"/>
      </w:pPr>
      <w:r>
        <w:t xml:space="preserve">The results in Table R2 (below; </w:t>
      </w:r>
      <w:r w:rsidR="005F2147">
        <w:t>see also</w:t>
      </w:r>
      <w:r>
        <w:t xml:space="preserve"> Table S27 in Supplementary Material) revealed that most of these interactions were not robust. </w:t>
      </w:r>
      <w:r w:rsidR="00150813">
        <w:t>M</w:t>
      </w:r>
      <w:r>
        <w:t xml:space="preserve">itochondrial </w:t>
      </w:r>
      <w:r w:rsidR="00150813">
        <w:t xml:space="preserve">density, potential, and ROS </w:t>
      </w:r>
      <w:r>
        <w:t>patterns in optic tecta disappeared entirely in the sensitivity analysis</w:t>
      </w:r>
      <w:r w:rsidR="00150813">
        <w:t>, although a</w:t>
      </w:r>
      <w:r>
        <w:t xml:space="preserve">ge effects </w:t>
      </w:r>
      <w:r w:rsidR="00150813">
        <w:t>and</w:t>
      </w:r>
      <w:r>
        <w:t xml:space="preserve"> </w:t>
      </w:r>
      <w:r w:rsidR="00150813">
        <w:t xml:space="preserve">its </w:t>
      </w:r>
      <w:r>
        <w:t>interaction</w:t>
      </w:r>
      <w:r w:rsidR="00150813">
        <w:t xml:space="preserve"> with CORT and temperature</w:t>
      </w:r>
      <w:r>
        <w:t xml:space="preserve"> for DNA damage in </w:t>
      </w:r>
      <w:r w:rsidR="00150813">
        <w:t>optic tecta</w:t>
      </w:r>
      <w:r>
        <w:t xml:space="preserve"> remained consistent across both analyses. </w:t>
      </w:r>
    </w:p>
    <w:p w14:paraId="78DCF4F7" w14:textId="308853D8" w:rsidR="0014464E" w:rsidRDefault="005F2147" w:rsidP="00900A8F">
      <w:pPr>
        <w:spacing w:line="276" w:lineRule="auto"/>
        <w:jc w:val="both"/>
      </w:pPr>
      <w:r>
        <w:t>O</w:t>
      </w:r>
      <w:r w:rsidR="00900A8F">
        <w:t xml:space="preserve">verall, these results suggest that most age × treatment interactions are </w:t>
      </w:r>
      <w:r w:rsidR="00150813">
        <w:t xml:space="preserve">unreliable and </w:t>
      </w:r>
      <w:r w:rsidR="00900A8F">
        <w:t xml:space="preserve">likely driven by a small number of older individuals. We have, </w:t>
      </w:r>
      <w:r w:rsidR="00150813">
        <w:t>nonetheless</w:t>
      </w:r>
      <w:r w:rsidR="00900A8F">
        <w:t xml:space="preserve">, reported these in the supplementary material, and discussed them as an important venue for future studies: </w:t>
      </w:r>
      <w:r w:rsidR="00D268E0">
        <w:t>“</w:t>
      </w:r>
      <w:r w:rsidR="00D268E0" w:rsidRPr="00D268E0">
        <w:t>Analyses exploring treatment and age interactions suggested that some treatment effects may change with age (</w:t>
      </w:r>
      <w:r w:rsidR="00D268E0" w:rsidRPr="00D268E0">
        <w:rPr>
          <w:i/>
          <w:iCs/>
        </w:rPr>
        <w:t>Tables S26, S27</w:t>
      </w:r>
      <w:r w:rsidR="00D268E0" w:rsidRPr="00D268E0">
        <w:t xml:space="preserve"> in </w:t>
      </w:r>
      <w:r w:rsidR="00D268E0" w:rsidRPr="00D268E0">
        <w:rPr>
          <w:i/>
          <w:iCs/>
        </w:rPr>
        <w:t>Supplementary Material</w:t>
      </w:r>
      <w:r w:rsidR="00D268E0" w:rsidRPr="00D268E0">
        <w:t>). However, most interaction effects were not robust to sensitivity analyses excluding potential outliers at the upper tail of the age distribution (</w:t>
      </w:r>
      <w:r w:rsidR="00D268E0" w:rsidRPr="00D268E0">
        <w:rPr>
          <w:i/>
          <w:iCs/>
        </w:rPr>
        <w:t>Fig. S18; Tables S26, S27</w:t>
      </w:r>
      <w:r w:rsidR="00D268E0" w:rsidRPr="00D268E0">
        <w:t xml:space="preserve"> in </w:t>
      </w:r>
      <w:r w:rsidR="00D268E0" w:rsidRPr="00D268E0">
        <w:rPr>
          <w:i/>
          <w:iCs/>
        </w:rPr>
        <w:lastRenderedPageBreak/>
        <w:t>Supplementary Material</w:t>
      </w:r>
      <w:r w:rsidR="00D268E0" w:rsidRPr="00D268E0">
        <w:t xml:space="preserve">), suggesting </w:t>
      </w:r>
      <w:r>
        <w:t xml:space="preserve">that </w:t>
      </w:r>
      <w:r w:rsidR="00D268E0" w:rsidRPr="00D268E0">
        <w:t>they may be driven by a limited number of older individuals. Future studies sampling across a broader age range would help clarify whether prenatal effects on oxidative damage and mitochondrial physiology emerge or intensify as animals age.</w:t>
      </w:r>
      <w:r w:rsidR="00D268E0">
        <w:t>” (</w:t>
      </w:r>
      <w:r w:rsidR="00D268E0" w:rsidRPr="00D268E0">
        <w:rPr>
          <w:highlight w:val="yellow"/>
        </w:rPr>
        <w:t>LINES</w:t>
      </w:r>
      <w:r w:rsidR="00D268E0">
        <w:t>)</w:t>
      </w:r>
      <w:r w:rsidR="00900A8F">
        <w:t xml:space="preserve">. </w:t>
      </w:r>
    </w:p>
    <w:p w14:paraId="344951BB" w14:textId="77777777" w:rsidR="00C74BB0" w:rsidRDefault="00C74BB0" w:rsidP="00347E51">
      <w:pPr>
        <w:spacing w:line="276" w:lineRule="auto"/>
        <w:jc w:val="both"/>
      </w:pPr>
    </w:p>
    <w:p w14:paraId="7721505E" w14:textId="49CF5EEC" w:rsidR="00C74BB0" w:rsidRDefault="00C74BB0" w:rsidP="004C1E87">
      <w:pPr>
        <w:spacing w:line="276" w:lineRule="auto"/>
        <w:jc w:val="both"/>
      </w:pPr>
      <w:r w:rsidRPr="00B83B85">
        <w:rPr>
          <w:i/>
          <w:iCs/>
        </w:rPr>
        <w:t>Table</w:t>
      </w:r>
      <w:r>
        <w:rPr>
          <w:i/>
          <w:iCs/>
        </w:rPr>
        <w:t xml:space="preserve"> R1</w:t>
      </w:r>
      <w:r w:rsidRPr="00B83B85">
        <w:rPr>
          <w:i/>
          <w:iCs/>
        </w:rPr>
        <w:t>.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All variables were standardised prior to analysis. Interactions whose credible intervals do not overlap zero are shown in bold.</w:t>
      </w:r>
      <w:r w:rsidR="004C1E87">
        <w:t xml:space="preserve"> </w:t>
      </w:r>
    </w:p>
    <w:tbl>
      <w:tblPr>
        <w:tblW w:w="0" w:type="auto"/>
        <w:jc w:val="center"/>
        <w:tblLayout w:type="fixed"/>
        <w:tblLook w:val="0420" w:firstRow="1" w:lastRow="0" w:firstColumn="0" w:lastColumn="0" w:noHBand="0" w:noVBand="1"/>
      </w:tblPr>
      <w:tblGrid>
        <w:gridCol w:w="2632"/>
        <w:gridCol w:w="3488"/>
        <w:gridCol w:w="927"/>
        <w:gridCol w:w="1677"/>
      </w:tblGrid>
      <w:tr w:rsidR="004C1E87" w14:paraId="7C9F6AA5"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D9B3E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6E2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7AF0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383A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CI</w:t>
            </w:r>
          </w:p>
        </w:tc>
      </w:tr>
      <w:tr w:rsidR="004C1E87" w14:paraId="13BA780A"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443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59B3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0A2F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-0.156</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90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[-0.441, 0.127]</w:t>
            </w:r>
          </w:p>
        </w:tc>
      </w:tr>
      <w:tr w:rsidR="004C1E87" w14:paraId="1585EE2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BC07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953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FF5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0.223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5965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[-0.146, 0.585]</w:t>
            </w:r>
          </w:p>
        </w:tc>
      </w:tr>
      <w:tr w:rsidR="004C1E87" w14:paraId="0911B5D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713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A080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38F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9A9B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[-0.799, 0.539]</w:t>
            </w:r>
          </w:p>
        </w:tc>
      </w:tr>
      <w:tr w:rsidR="004C1E87" w14:paraId="38366A21"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79CE7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F1E75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45057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EE9E2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[-0.083, 0.632]</w:t>
            </w:r>
          </w:p>
        </w:tc>
      </w:tr>
      <w:tr w:rsidR="004C1E87" w14:paraId="6A3C185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248A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389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AA1D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0C2C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[-0.365, 0.238]</w:t>
            </w:r>
          </w:p>
        </w:tc>
      </w:tr>
      <w:tr w:rsidR="004C1E87" w14:paraId="46A2186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A9B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174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B601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2A6B4"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[0.093, 0.933]</w:t>
            </w:r>
          </w:p>
        </w:tc>
      </w:tr>
      <w:tr w:rsidR="004C1E87" w14:paraId="03D335A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E755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641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201D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CE75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[-0.763, 0.697]</w:t>
            </w:r>
          </w:p>
        </w:tc>
      </w:tr>
      <w:tr w:rsidR="004C1E87" w14:paraId="110AE65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BEA4C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C4675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BC86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7C566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[-0.502, 0.301]</w:t>
            </w:r>
          </w:p>
        </w:tc>
      </w:tr>
      <w:tr w:rsidR="004C1E87" w14:paraId="532F4212"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2567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AFC8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7C5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A34F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[-0.516, 0.052]</w:t>
            </w:r>
          </w:p>
        </w:tc>
      </w:tr>
      <w:tr w:rsidR="004C1E87" w14:paraId="5E1A99B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691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8B4F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45F3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E2B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[-0.12, 0.655]</w:t>
            </w:r>
          </w:p>
        </w:tc>
      </w:tr>
      <w:tr w:rsidR="004C1E87" w14:paraId="4CDC629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D8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6F6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592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0.107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EAC7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[-0.577, 0.789]</w:t>
            </w:r>
          </w:p>
        </w:tc>
      </w:tr>
      <w:tr w:rsidR="004C1E87" w14:paraId="3D12C1BA"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C049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CF8D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6FCE0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40C6A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[-0.173, 0.571]</w:t>
            </w:r>
          </w:p>
        </w:tc>
      </w:tr>
      <w:tr w:rsidR="004C1E87" w14:paraId="597FF5A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EBF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6540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C65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F04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[-0.42, 0.181]</w:t>
            </w:r>
          </w:p>
        </w:tc>
      </w:tr>
      <w:tr w:rsidR="004C1E87" w14:paraId="6838F61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048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2D87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717EF"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0.572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E095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[0.164, 0.977]</w:t>
            </w:r>
          </w:p>
        </w:tc>
      </w:tr>
      <w:tr w:rsidR="004C1E87" w14:paraId="3DA754C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C61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C61B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DF77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B2A0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[-0.695, 0.74]</w:t>
            </w:r>
          </w:p>
        </w:tc>
      </w:tr>
      <w:tr w:rsidR="004C1E87" w14:paraId="1C3B3FF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6C767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0A809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F3D8E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-0.150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D4EAA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[-0.544, 0.246]</w:t>
            </w:r>
          </w:p>
        </w:tc>
      </w:tr>
      <w:tr w:rsidR="004C1E87" w14:paraId="5EB307B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0E5A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62C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9E4F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-0.254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9DF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[-0.606, 0.102]</w:t>
            </w:r>
          </w:p>
        </w:tc>
      </w:tr>
      <w:tr w:rsidR="004C1E87" w14:paraId="341A26D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AC78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6332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461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B22F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[-0.334, 0.565]</w:t>
            </w:r>
          </w:p>
        </w:tc>
      </w:tr>
      <w:tr w:rsidR="004C1E87" w14:paraId="78381F6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F0C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B56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FB8E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0.847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4A41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[0.006, 1.683]</w:t>
            </w:r>
          </w:p>
        </w:tc>
      </w:tr>
      <w:tr w:rsidR="004C1E87" w14:paraId="76DBD05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1AC2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AB99D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3A17B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AC80F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[-0.539, 0.35]</w:t>
            </w:r>
          </w:p>
        </w:tc>
      </w:tr>
      <w:tr w:rsidR="004C1E87" w14:paraId="51A376BB"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40F7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31AA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3711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-0.042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7083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[-0.264, 0.187]</w:t>
            </w:r>
          </w:p>
        </w:tc>
      </w:tr>
      <w:tr w:rsidR="004C1E87" w14:paraId="325F269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ECD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03B6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43D4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C81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[-0.181, 0.318]</w:t>
            </w:r>
          </w:p>
        </w:tc>
      </w:tr>
      <w:tr w:rsidR="004C1E87" w14:paraId="3B6AA35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97CC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5928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3E90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FF8D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[-0.438, 0.566]</w:t>
            </w:r>
          </w:p>
        </w:tc>
      </w:tr>
      <w:tr w:rsidR="004C1E87" w14:paraId="710DE67A"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08A91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4B3CC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66A5C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F3CD0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[-0.312, 0.175]</w:t>
            </w:r>
          </w:p>
        </w:tc>
      </w:tr>
      <w:tr w:rsidR="004C1E87" w14:paraId="7AEAC35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FBB1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993C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65F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DB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[-0.491, 0.089]</w:t>
            </w:r>
          </w:p>
        </w:tc>
      </w:tr>
      <w:tr w:rsidR="004C1E87" w14:paraId="1440824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4068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CF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7F6E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7B8F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[-0.172, 0.56]</w:t>
            </w:r>
          </w:p>
        </w:tc>
      </w:tr>
      <w:tr w:rsidR="004C1E87" w14:paraId="043C499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926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F3C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C1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0.055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FACF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[-0.641, 0.747]</w:t>
            </w:r>
          </w:p>
        </w:tc>
      </w:tr>
      <w:tr w:rsidR="004C1E87" w14:paraId="28C8368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DF097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7B8A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7584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78CF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[-0.089, 0.633]</w:t>
            </w:r>
          </w:p>
        </w:tc>
      </w:tr>
      <w:tr w:rsidR="004C1E87" w14:paraId="73233C6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F963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3251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73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-0.078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17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[-0.371, 0.215]</w:t>
            </w:r>
          </w:p>
        </w:tc>
      </w:tr>
      <w:tr w:rsidR="004C1E87" w14:paraId="28C6CB2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A6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6959C"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650F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3480"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[0.116, 0.923]</w:t>
            </w:r>
          </w:p>
        </w:tc>
      </w:tr>
      <w:tr w:rsidR="004C1E87" w14:paraId="2440DDF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C309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01A9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077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D924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[-0.84, 0.586]</w:t>
            </w:r>
          </w:p>
        </w:tc>
      </w:tr>
      <w:tr w:rsidR="004C1E87" w14:paraId="175DC9E1"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9148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902C9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0C26B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-0.118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358C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[-0.497, 0.262]</w:t>
            </w:r>
          </w:p>
        </w:tc>
      </w:tr>
      <w:tr w:rsidR="004C1E87" w14:paraId="6661868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695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4B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6351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-0.004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921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[-0.307, 0.304]</w:t>
            </w:r>
          </w:p>
        </w:tc>
      </w:tr>
      <w:tr w:rsidR="004C1E87" w14:paraId="52680BF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9A6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AEF9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0D5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86C8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[-0.605, 0.279]</w:t>
            </w:r>
          </w:p>
        </w:tc>
      </w:tr>
      <w:tr w:rsidR="004C1E87" w14:paraId="5DB6DD3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36C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5C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D258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629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[-0.502, 1.045]</w:t>
            </w:r>
          </w:p>
        </w:tc>
      </w:tr>
      <w:tr w:rsidR="004C1E87" w14:paraId="7F8FE90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50C8B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30F07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86ED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5A342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[-0.543, 0.298]</w:t>
            </w:r>
          </w:p>
        </w:tc>
      </w:tr>
      <w:tr w:rsidR="004C1E87" w14:paraId="3968E132"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B8D1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11D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DA4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0.012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CB92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[-0.271, 0.289]</w:t>
            </w:r>
          </w:p>
        </w:tc>
      </w:tr>
      <w:tr w:rsidR="004C1E87" w14:paraId="163B38B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10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00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F60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6F0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[-0.725, 0.056]</w:t>
            </w:r>
          </w:p>
        </w:tc>
      </w:tr>
      <w:tr w:rsidR="004C1E87" w14:paraId="6B080E1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CB77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69C3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5B0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-0.106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4DBF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[-0.782, 0.569]</w:t>
            </w:r>
          </w:p>
        </w:tc>
      </w:tr>
      <w:tr w:rsidR="004C1E87" w14:paraId="0B5B520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1257F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C541B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77296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0.027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7B398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[-0.348, 0.403]</w:t>
            </w:r>
          </w:p>
        </w:tc>
      </w:tr>
      <w:tr w:rsidR="004C1E87" w14:paraId="0417CB3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6A9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C7CA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6FD70"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0.394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5ABAC"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[0.035, 0.753]</w:t>
            </w:r>
          </w:p>
        </w:tc>
      </w:tr>
      <w:tr w:rsidR="004C1E87" w14:paraId="2CC976D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CB04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2D0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BA07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-0.163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7AA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[-0.674, 0.337]</w:t>
            </w:r>
          </w:p>
        </w:tc>
      </w:tr>
      <w:tr w:rsidR="004C1E87" w14:paraId="573D950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0E9C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333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6B0D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B4AB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[-0.897, 0.833]</w:t>
            </w:r>
          </w:p>
        </w:tc>
      </w:tr>
      <w:tr w:rsidR="004C1E87" w14:paraId="6E3018B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8A61B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D38A3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6A26A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-0.148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59201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[-0.617, 0.327]</w:t>
            </w:r>
          </w:p>
        </w:tc>
      </w:tr>
      <w:tr w:rsidR="004C1E87" w14:paraId="72D1CD5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38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9A2A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2CC5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-0.046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7263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[-0.209, 0.117]</w:t>
            </w:r>
          </w:p>
        </w:tc>
      </w:tr>
      <w:tr w:rsidR="004C1E87" w14:paraId="4C23341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E853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AC6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1365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E9D3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[-0.343, 0.07]</w:t>
            </w:r>
          </w:p>
        </w:tc>
      </w:tr>
      <w:tr w:rsidR="004C1E87" w14:paraId="03AD2F9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2CED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50E0F"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8F8BE"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0.702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B59B4"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[0.321, 1.092]</w:t>
            </w:r>
          </w:p>
        </w:tc>
      </w:tr>
      <w:tr w:rsidR="004C1E87" w14:paraId="7875247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06E46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763B7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D4D0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54560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[-0.325, 0.072]</w:t>
            </w:r>
          </w:p>
        </w:tc>
      </w:tr>
      <w:tr w:rsidR="004C1E87" w14:paraId="420D0CE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752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F8B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84A03"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0.637</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C448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[0.323, 0.952]</w:t>
            </w:r>
          </w:p>
        </w:tc>
      </w:tr>
      <w:tr w:rsidR="004C1E87" w14:paraId="7D0329F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43C4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850A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AAB4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9746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[-0.952, -0.131]</w:t>
            </w:r>
          </w:p>
        </w:tc>
      </w:tr>
      <w:tr w:rsidR="004C1E87" w14:paraId="1A30568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E02C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D9DE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E97E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0.285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5761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[-0.456, 1.046]</w:t>
            </w:r>
          </w:p>
        </w:tc>
      </w:tr>
      <w:tr w:rsidR="004C1E87" w14:paraId="2683C02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73D5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CDB26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41A37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-0.315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28A66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[-0.713, 0.084]</w:t>
            </w:r>
          </w:p>
        </w:tc>
      </w:tr>
      <w:tr w:rsidR="004C1E87" w14:paraId="03341CB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EE3F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7D99"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E49BE"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0.344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053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[0.104, 0.587]</w:t>
            </w:r>
          </w:p>
        </w:tc>
      </w:tr>
      <w:tr w:rsidR="004C1E87" w14:paraId="16C209E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E724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1A59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A865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175D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[-0.33, 0.257]</w:t>
            </w:r>
          </w:p>
        </w:tc>
      </w:tr>
      <w:tr w:rsidR="004C1E87" w14:paraId="6347B32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2AC2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20CD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4277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EE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[-0.832, 0.281]</w:t>
            </w:r>
          </w:p>
        </w:tc>
      </w:tr>
      <w:tr w:rsidR="004C1E87" w14:paraId="0FC25DD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B127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4074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D1926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E9E3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[-0.381, 0.193]</w:t>
            </w:r>
          </w:p>
        </w:tc>
      </w:tr>
      <w:tr w:rsidR="004C1E87" w14:paraId="7C8B62E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7AD0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5CF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8F4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0.148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10AE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[-0.092, 0.392]</w:t>
            </w:r>
          </w:p>
        </w:tc>
      </w:tr>
      <w:tr w:rsidR="004C1E87" w14:paraId="43289D6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F34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5BAF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DDA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-0.016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A7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[-0.39, 0.365]</w:t>
            </w:r>
          </w:p>
        </w:tc>
      </w:tr>
      <w:tr w:rsidR="004C1E87" w14:paraId="32F9141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AEF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2EA19"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BB0CD"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0.621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7BB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[0.032, 1.214]</w:t>
            </w:r>
          </w:p>
        </w:tc>
      </w:tr>
      <w:tr w:rsidR="004C1E87" w14:paraId="2DE8B47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8587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A4B5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CCD98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C2594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[-0.661, 0.066]</w:t>
            </w:r>
          </w:p>
        </w:tc>
      </w:tr>
      <w:tr w:rsidR="004C1E87" w14:paraId="4BBCA4F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01CB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B3A8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12B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E15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[-0.091, 0.562]</w:t>
            </w:r>
          </w:p>
        </w:tc>
      </w:tr>
      <w:tr w:rsidR="004C1E87" w14:paraId="22625DC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28B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258E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6EF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-0.118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FBEA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[-0.584, 0.359]</w:t>
            </w:r>
          </w:p>
        </w:tc>
      </w:tr>
      <w:tr w:rsidR="004C1E87" w14:paraId="0191E66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50D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104E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50EF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0.379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B204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[-0.397, 1.143]</w:t>
            </w:r>
          </w:p>
        </w:tc>
      </w:tr>
      <w:tr w:rsidR="004C1E87" w14:paraId="5F2F0734"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4120D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9591A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0185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-0.377</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6733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[-0.836, 0.088]</w:t>
            </w:r>
          </w:p>
        </w:tc>
      </w:tr>
    </w:tbl>
    <w:p w14:paraId="25CECCDF" w14:textId="77777777" w:rsidR="00C74BB0" w:rsidRDefault="00C74BB0" w:rsidP="00347E51">
      <w:pPr>
        <w:spacing w:line="276" w:lineRule="auto"/>
        <w:jc w:val="both"/>
      </w:pPr>
    </w:p>
    <w:p w14:paraId="561BEEF4" w14:textId="0AF0E2FB" w:rsidR="004C1E87" w:rsidRPr="004C1E87" w:rsidRDefault="004C1E87" w:rsidP="006671A8">
      <w:pPr>
        <w:spacing w:line="276" w:lineRule="auto"/>
        <w:jc w:val="both"/>
        <w:rPr>
          <w:i/>
          <w:iCs/>
        </w:rPr>
      </w:pPr>
      <w:r w:rsidRPr="004C1E87">
        <w:rPr>
          <w:i/>
          <w:iCs/>
        </w:rPr>
        <w:t xml:space="preserve">Table R2.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Models contain only lizards </w:t>
      </w:r>
      <w:proofErr w:type="gramStart"/>
      <w:r w:rsidRPr="004C1E87">
        <w:rPr>
          <w:i/>
          <w:iCs/>
        </w:rPr>
        <w:t>were</w:t>
      </w:r>
      <w:proofErr w:type="gramEnd"/>
      <w:r w:rsidRPr="004C1E87">
        <w:rPr>
          <w:i/>
          <w:iCs/>
        </w:rPr>
        <w:t xml:space="preserve"> age euthanasia was lower than 300 days and day trial lower than 250 as a </w:t>
      </w:r>
      <w:proofErr w:type="gramStart"/>
      <w:r w:rsidRPr="004C1E87">
        <w:rPr>
          <w:i/>
          <w:iCs/>
        </w:rPr>
        <w:t>sensitivity analyses</w:t>
      </w:r>
      <w:proofErr w:type="gramEnd"/>
      <w:r w:rsidRPr="004C1E87">
        <w:rPr>
          <w:i/>
          <w:iCs/>
        </w:rPr>
        <w:t xml:space="preserve"> without potential outliers (see Fig. S18). All variables were standardised prior to analysis. Interactions whose credible intervals do not overlap zero are shown in bold.</w:t>
      </w:r>
    </w:p>
    <w:tbl>
      <w:tblPr>
        <w:tblW w:w="0" w:type="auto"/>
        <w:jc w:val="center"/>
        <w:tblLayout w:type="fixed"/>
        <w:tblLook w:val="0420" w:firstRow="1" w:lastRow="0" w:firstColumn="0" w:lastColumn="0" w:noHBand="0" w:noVBand="1"/>
      </w:tblPr>
      <w:tblGrid>
        <w:gridCol w:w="2632"/>
        <w:gridCol w:w="3488"/>
        <w:gridCol w:w="927"/>
        <w:gridCol w:w="1677"/>
      </w:tblGrid>
      <w:tr w:rsidR="004C1E87" w14:paraId="10724904"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7E9B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lastRenderedPageBreak/>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D594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7168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67AD5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CI</w:t>
            </w:r>
          </w:p>
        </w:tc>
      </w:tr>
      <w:tr w:rsidR="004C1E87" w14:paraId="2A8AF5E0"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7CED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8E7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0213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-0.310</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76CE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[-0.93, 0.292]</w:t>
            </w:r>
          </w:p>
        </w:tc>
      </w:tr>
      <w:tr w:rsidR="004C1E87" w14:paraId="1BFB666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5F2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B222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A261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3CD6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[-0.579, 1.06]</w:t>
            </w:r>
          </w:p>
        </w:tc>
      </w:tr>
      <w:tr w:rsidR="004C1E87" w14:paraId="3936D8E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40E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1AEB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97E4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0A3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[-1.02, 1.752]</w:t>
            </w:r>
          </w:p>
        </w:tc>
      </w:tr>
      <w:tr w:rsidR="004C1E87" w14:paraId="61F89F4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2B433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BDC0F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A16BF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B8F76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[-1.138, 0.99]</w:t>
            </w:r>
          </w:p>
        </w:tc>
      </w:tr>
      <w:tr w:rsidR="004C1E87" w14:paraId="7C6F1B87"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37E1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86E7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3146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2F50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[-0.51, 0.759]</w:t>
            </w:r>
          </w:p>
        </w:tc>
      </w:tr>
      <w:tr w:rsidR="004C1E87" w14:paraId="7E96099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0124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976B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C5DA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0.267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12C8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[-0.603, 1.142]</w:t>
            </w:r>
          </w:p>
        </w:tc>
      </w:tr>
      <w:tr w:rsidR="004C1E87" w14:paraId="32D8848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BAC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E89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9C3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0.311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D44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[-1.209, 1.814]</w:t>
            </w:r>
          </w:p>
        </w:tc>
      </w:tr>
      <w:tr w:rsidR="004C1E87" w14:paraId="00D317F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6056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EB22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9038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-0.547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8F24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[-1.603, 0.551]</w:t>
            </w:r>
          </w:p>
        </w:tc>
      </w:tr>
      <w:tr w:rsidR="004C1E87" w14:paraId="3ABF55B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ECF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FD34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9D5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9AE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[-0.948, 0.27]</w:t>
            </w:r>
          </w:p>
        </w:tc>
      </w:tr>
      <w:tr w:rsidR="004C1E87" w14:paraId="4B0F55F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7D1E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59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16A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EE90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[-0.462, 1.202]</w:t>
            </w:r>
          </w:p>
        </w:tc>
      </w:tr>
      <w:tr w:rsidR="004C1E87" w14:paraId="5EEDA9D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2A29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3CF2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FA8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1.026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B5D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[-0.363, 2.44]</w:t>
            </w:r>
          </w:p>
        </w:tc>
      </w:tr>
      <w:tr w:rsidR="004C1E87" w14:paraId="1ADADF8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98C65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FDC4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64AA9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-0.400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F130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[-1.44, 0.67]</w:t>
            </w:r>
          </w:p>
        </w:tc>
      </w:tr>
      <w:tr w:rsidR="004C1E87" w14:paraId="0AE17C4D"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EC89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119D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881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-0.072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D012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[-0.766, 0.58]</w:t>
            </w:r>
          </w:p>
        </w:tc>
      </w:tr>
      <w:tr w:rsidR="004C1E87" w14:paraId="6AE1970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A4E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6E98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9A9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0.575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D20D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[-0.309, 1.505]</w:t>
            </w:r>
          </w:p>
        </w:tc>
      </w:tr>
      <w:tr w:rsidR="004C1E87" w14:paraId="5DA250B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C71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86F3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2C7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A379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[-1.475, 1.642]</w:t>
            </w:r>
          </w:p>
        </w:tc>
      </w:tr>
      <w:tr w:rsidR="004C1E87" w14:paraId="7F38BE9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FFB9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690F2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769F4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-0.504</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C8963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[-1.616, 0.669]</w:t>
            </w:r>
          </w:p>
        </w:tc>
      </w:tr>
      <w:tr w:rsidR="004C1E87" w14:paraId="5621690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4AB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FA1B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0BB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7DBA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[-0.957, 0.638]</w:t>
            </w:r>
          </w:p>
        </w:tc>
      </w:tr>
      <w:tr w:rsidR="004C1E87" w14:paraId="022F231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744E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1CF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F82D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0.349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BA03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[-0.665, 1.387]</w:t>
            </w:r>
          </w:p>
        </w:tc>
      </w:tr>
      <w:tr w:rsidR="004C1E87" w14:paraId="613E6B7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2EF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01B51"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4A04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2.152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5CA4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[0.458, 3.866]</w:t>
            </w:r>
          </w:p>
        </w:tc>
      </w:tr>
      <w:tr w:rsidR="004C1E87" w14:paraId="2F5EA567"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ACEA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A1950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DFC42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-0.609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73E6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[-1.9, 0.693]</w:t>
            </w:r>
          </w:p>
        </w:tc>
      </w:tr>
      <w:tr w:rsidR="004C1E87" w14:paraId="4CC18FB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C1F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8F63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1C0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-0.398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325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[-0.891, 0.1]</w:t>
            </w:r>
          </w:p>
        </w:tc>
      </w:tr>
      <w:tr w:rsidR="004C1E87" w14:paraId="4F1C6BD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445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6211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02680"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0.860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1F0B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[0.251, 1.461]</w:t>
            </w:r>
          </w:p>
        </w:tc>
      </w:tr>
      <w:tr w:rsidR="004C1E87" w14:paraId="2769200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8B9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4149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BED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-0.289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61DF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[-1.302, 0.73]</w:t>
            </w:r>
          </w:p>
        </w:tc>
      </w:tr>
      <w:tr w:rsidR="004C1E87" w14:paraId="423AFB9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FE20A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369E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7AB24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-0.093</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16F82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[-0.918, 0.73]</w:t>
            </w:r>
          </w:p>
        </w:tc>
      </w:tr>
      <w:tr w:rsidR="004C1E87" w14:paraId="5035DECF"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36AC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4761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223F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-0.296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9D6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[-0.928, 0.349]</w:t>
            </w:r>
          </w:p>
        </w:tc>
      </w:tr>
      <w:tr w:rsidR="004C1E87" w14:paraId="6428BA0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198F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63F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E6AA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DFA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[-0.817, 0.867]</w:t>
            </w:r>
          </w:p>
        </w:tc>
      </w:tr>
      <w:tr w:rsidR="004C1E87" w14:paraId="301AB10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4FC6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CF4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7DAC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0.840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0A5E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[-0.578, 2.287]</w:t>
            </w:r>
          </w:p>
        </w:tc>
      </w:tr>
      <w:tr w:rsidR="004C1E87" w14:paraId="01B64599"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05D59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DF2A3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625FB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-0.051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FE8EB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[-1.136, 1.079]</w:t>
            </w:r>
          </w:p>
        </w:tc>
      </w:tr>
      <w:tr w:rsidR="004C1E87" w14:paraId="20100C5C"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8BD3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007D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A265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946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[-0.437, 0.806]</w:t>
            </w:r>
          </w:p>
        </w:tc>
      </w:tr>
      <w:tr w:rsidR="004C1E87" w14:paraId="3CA6679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6F04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C98E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1B55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6E75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[-0.79, 0.874]</w:t>
            </w:r>
          </w:p>
        </w:tc>
      </w:tr>
      <w:tr w:rsidR="004C1E87" w14:paraId="2112D8A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134D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426C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1C2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59E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[-1.13, 1.821]</w:t>
            </w:r>
          </w:p>
        </w:tc>
      </w:tr>
      <w:tr w:rsidR="004C1E87" w14:paraId="564084C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0F4FF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7CC53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A77D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-0.778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96622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[-1.826, 0.304]</w:t>
            </w:r>
          </w:p>
        </w:tc>
      </w:tr>
      <w:tr w:rsidR="004C1E87" w14:paraId="78D9E5EF"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398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93D9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BC15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0.108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4DC0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[-0.554, 0.774]</w:t>
            </w:r>
          </w:p>
        </w:tc>
      </w:tr>
      <w:tr w:rsidR="004C1E87" w14:paraId="69AE388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098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50B5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18C4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-0.405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07B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[-1.367, 0.531]</w:t>
            </w:r>
          </w:p>
        </w:tc>
      </w:tr>
      <w:tr w:rsidR="004C1E87" w14:paraId="38943F6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F37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C3D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CD7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1638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[-1.378, 1.985]</w:t>
            </w:r>
          </w:p>
        </w:tc>
      </w:tr>
      <w:tr w:rsidR="004C1E87" w14:paraId="7F94BCD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5255C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B2501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B7928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7CBE1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[-1.014, 1.257]</w:t>
            </w:r>
          </w:p>
        </w:tc>
      </w:tr>
      <w:tr w:rsidR="004C1E87" w14:paraId="121F34F7"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E3B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0A01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B625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0.053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843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[-0.536, 0.665]</w:t>
            </w:r>
          </w:p>
        </w:tc>
      </w:tr>
      <w:tr w:rsidR="004C1E87" w14:paraId="63374FC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F92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60A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B62F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-0.677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F49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[-1.509, 0.141]</w:t>
            </w:r>
          </w:p>
        </w:tc>
      </w:tr>
      <w:tr w:rsidR="004C1E87" w14:paraId="7E92277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C2FA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BFF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319E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06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[-1.27, 1.55]</w:t>
            </w:r>
          </w:p>
        </w:tc>
      </w:tr>
      <w:tr w:rsidR="004C1E87" w14:paraId="67ED960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00968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9CCA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1A5F8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CF474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[-1.269, 0.785]</w:t>
            </w:r>
          </w:p>
        </w:tc>
      </w:tr>
      <w:tr w:rsidR="004C1E87" w14:paraId="5A191A0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074D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F12B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E535E"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1.465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1294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[0.756, 2.16]</w:t>
            </w:r>
          </w:p>
        </w:tc>
      </w:tr>
      <w:tr w:rsidR="004C1E87" w14:paraId="0C53FCA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84FD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BC80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5244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-1.851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DCE6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[-2.805, -0.897]</w:t>
            </w:r>
          </w:p>
        </w:tc>
      </w:tr>
      <w:tr w:rsidR="004C1E87" w14:paraId="66809E5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F46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FB83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AAA3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2.577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0B51B"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[0.934, 4.235]</w:t>
            </w:r>
          </w:p>
        </w:tc>
      </w:tr>
      <w:tr w:rsidR="004C1E87" w14:paraId="4355221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46EE5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320959"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tempHot:age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9D665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-1.585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6BC443"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[-2.766, -0.372]</w:t>
            </w:r>
          </w:p>
        </w:tc>
      </w:tr>
      <w:tr w:rsidR="004C1E87" w14:paraId="22E39F5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8DD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188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DFF4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69AF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 0.132]</w:t>
            </w:r>
          </w:p>
        </w:tc>
      </w:tr>
      <w:tr w:rsidR="004C1E87" w14:paraId="7CAE076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3B9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CEEE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696D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0.200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6B94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[-0.262, 0.657]</w:t>
            </w:r>
          </w:p>
        </w:tc>
      </w:tr>
      <w:tr w:rsidR="004C1E87" w14:paraId="6CEB6BF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F8A0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F3FF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64951"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1.012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66B1"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[0.204, 1.814]</w:t>
            </w:r>
          </w:p>
        </w:tc>
      </w:tr>
      <w:tr w:rsidR="004C1E87" w14:paraId="6862185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99D0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E09C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DC4C4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-0.396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67BA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[-1.019, 0.206]</w:t>
            </w:r>
          </w:p>
        </w:tc>
      </w:tr>
      <w:tr w:rsidR="004C1E87" w14:paraId="1411B73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BFC8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3686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8714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0.715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D6C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[0.01, 1.45]</w:t>
            </w:r>
          </w:p>
        </w:tc>
      </w:tr>
      <w:tr w:rsidR="004C1E87" w14:paraId="638D11F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20D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38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DBA0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7A54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[-1.654, 0.192]</w:t>
            </w:r>
          </w:p>
        </w:tc>
      </w:tr>
      <w:tr w:rsidR="004C1E87" w14:paraId="028B190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7749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0BDB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EE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0.598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7CF5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[-0.959, 2.184]</w:t>
            </w:r>
          </w:p>
        </w:tc>
      </w:tr>
      <w:tr w:rsidR="004C1E87" w14:paraId="0C235F1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4BC6C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15CB1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1BFE9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0.241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023E7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[-0.959, 1.437]</w:t>
            </w:r>
          </w:p>
        </w:tc>
      </w:tr>
      <w:tr w:rsidR="004C1E87" w14:paraId="4144CD0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45CA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38EA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16B4"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0.725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4D67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[0.192, 1.268]</w:t>
            </w:r>
          </w:p>
        </w:tc>
      </w:tr>
      <w:tr w:rsidR="004C1E87" w14:paraId="05BEF1D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B57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A57F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CC0B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-0.569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481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[-1.248, 0.102]</w:t>
            </w:r>
          </w:p>
        </w:tc>
      </w:tr>
      <w:tr w:rsidR="004C1E87" w14:paraId="647D557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D4F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D83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CD9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C3A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[-1.637, 0.644]</w:t>
            </w:r>
          </w:p>
        </w:tc>
      </w:tr>
      <w:tr w:rsidR="004C1E87" w14:paraId="62003F2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4437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098D7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84CC9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0.549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A8DBA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[-0.342, 1.466]</w:t>
            </w:r>
          </w:p>
        </w:tc>
      </w:tr>
      <w:tr w:rsidR="004C1E87" w14:paraId="23FBDE1C"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2D98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042F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61B0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-0.703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D95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[-2.128, 0.733]</w:t>
            </w:r>
          </w:p>
        </w:tc>
      </w:tr>
      <w:tr w:rsidR="004C1E87" w14:paraId="5BB5FE9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8EF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C4F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B822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0.687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B2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[-0.812, 2.184]</w:t>
            </w:r>
          </w:p>
        </w:tc>
      </w:tr>
      <w:tr w:rsidR="004C1E87" w14:paraId="70F1752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0CF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549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6F30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5588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[-2.277, 1.286]</w:t>
            </w:r>
          </w:p>
        </w:tc>
      </w:tr>
      <w:tr w:rsidR="004C1E87" w14:paraId="133236A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2831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05E7C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9A815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0.852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6170D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[-0.748, 2.442]</w:t>
            </w:r>
          </w:p>
        </w:tc>
      </w:tr>
      <w:tr w:rsidR="004C1E87" w14:paraId="6FAB5EF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7830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98B2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BAC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-0.763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110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[-2.604, 1.079]</w:t>
            </w:r>
          </w:p>
        </w:tc>
      </w:tr>
      <w:tr w:rsidR="004C1E87" w14:paraId="704B5E3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39D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1EC2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7D3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1.086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99A2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[-0.833, 3.004]</w:t>
            </w:r>
          </w:p>
        </w:tc>
      </w:tr>
      <w:tr w:rsidR="004C1E87" w14:paraId="1297412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B8AC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8B4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A32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-2.020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92F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[-4.32, 0.308]</w:t>
            </w:r>
          </w:p>
        </w:tc>
      </w:tr>
      <w:tr w:rsidR="004C1E87" w14:paraId="1027AABD"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BB40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5A31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DA41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1.265</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BA7F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[-0.815, 3.331]</w:t>
            </w:r>
          </w:p>
        </w:tc>
      </w:tr>
    </w:tbl>
    <w:p w14:paraId="01DDF4D6" w14:textId="77777777" w:rsidR="004C1E87" w:rsidRDefault="004C1E87" w:rsidP="006671A8">
      <w:pPr>
        <w:spacing w:line="276" w:lineRule="auto"/>
        <w:jc w:val="both"/>
      </w:pPr>
    </w:p>
    <w:p w14:paraId="273E3E16" w14:textId="4952AA90" w:rsidR="005878BE" w:rsidRDefault="005878BE" w:rsidP="005878BE">
      <w:pPr>
        <w:spacing w:line="276" w:lineRule="auto"/>
        <w:jc w:val="center"/>
      </w:pPr>
      <w:r w:rsidRPr="005878BE">
        <w:rPr>
          <w:noProof/>
        </w:rPr>
        <w:lastRenderedPageBreak/>
        <w:drawing>
          <wp:inline distT="0" distB="0" distL="0" distR="0" wp14:anchorId="036625AA" wp14:editId="00BFABF3">
            <wp:extent cx="5080000" cy="7620000"/>
            <wp:effectExtent l="0" t="0" r="0" b="0"/>
            <wp:docPr id="15120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9694" name=""/>
                    <pic:cNvPicPr/>
                  </pic:nvPicPr>
                  <pic:blipFill>
                    <a:blip r:embed="rId5"/>
                    <a:stretch>
                      <a:fillRect/>
                    </a:stretch>
                  </pic:blipFill>
                  <pic:spPr>
                    <a:xfrm>
                      <a:off x="0" y="0"/>
                      <a:ext cx="5080000" cy="7620000"/>
                    </a:xfrm>
                    <a:prstGeom prst="rect">
                      <a:avLst/>
                    </a:prstGeom>
                  </pic:spPr>
                </pic:pic>
              </a:graphicData>
            </a:graphic>
          </wp:inline>
        </w:drawing>
      </w:r>
    </w:p>
    <w:p w14:paraId="48211ECE" w14:textId="4AC1357F" w:rsidR="005878BE" w:rsidRDefault="005878BE" w:rsidP="005878BE">
      <w:pPr>
        <w:spacing w:line="276" w:lineRule="auto"/>
        <w:jc w:val="both"/>
      </w:pPr>
      <w:r>
        <w:t>Fig. R1.</w:t>
      </w:r>
      <w:r w:rsidR="00E13FE6">
        <w:t xml:space="preserve"> Relationships between age (days) each variable measured per region (olfactory bulbs: OB, optic tecta: OT) using raw data. </w:t>
      </w:r>
      <w:r w:rsidR="00E13FE6" w:rsidRPr="00E13FE6">
        <w:t>Age at euthanasia was used as the age metric for mitochondrial physiology variables, and age at trial for detection latency.</w:t>
      </w:r>
    </w:p>
    <w:p w14:paraId="6B494595" w14:textId="05C0F24C" w:rsidR="006671A8" w:rsidRDefault="006671A8" w:rsidP="006671A8">
      <w:pPr>
        <w:spacing w:line="276" w:lineRule="auto"/>
        <w:jc w:val="both"/>
      </w:pPr>
      <w:r w:rsidRPr="006671A8">
        <w:lastRenderedPageBreak/>
        <w:br/>
        <w:t xml:space="preserve">5.      I’m still not quite convinced that you are </w:t>
      </w:r>
      <w:proofErr w:type="gramStart"/>
      <w:r w:rsidRPr="006671A8">
        <w:t>actually testing</w:t>
      </w:r>
      <w:proofErr w:type="gramEnd"/>
      <w:r w:rsidRPr="006671A8">
        <w:t xml:space="preserve"> cognition here, rather than motivation or boldness. If you are predicting that cortisol and temperature could upregulate metabolism, then both treatments could result in individuals who are more motivated to forage. It feels like you possibly created a stimulus that was </w:t>
      </w:r>
      <w:proofErr w:type="gramStart"/>
      <w:r w:rsidRPr="006671A8">
        <w:t>fairly easy</w:t>
      </w:r>
      <w:proofErr w:type="gramEnd"/>
      <w:r w:rsidRPr="006671A8">
        <w:t xml:space="preserve"> to detect (especially if there were acoustic cues). The authors need to include some more details here. For example, it would help to plot the raw data or give a range to know what the detection latency </w:t>
      </w:r>
      <w:proofErr w:type="gramStart"/>
      <w:r w:rsidRPr="006671A8">
        <w:t>actually is</w:t>
      </w:r>
      <w:proofErr w:type="gramEnd"/>
      <w:r w:rsidRPr="006671A8">
        <w:t xml:space="preserve">- if it </w:t>
      </w:r>
      <w:proofErr w:type="gramStart"/>
      <w:r w:rsidRPr="006671A8">
        <w:t>is</w:t>
      </w:r>
      <w:proofErr w:type="gramEnd"/>
      <w:r w:rsidRPr="006671A8">
        <w:t xml:space="preserve"> a matter of minutes, that would suggest that it is sensory. However, if some individuals took a </w:t>
      </w:r>
      <w:proofErr w:type="gramStart"/>
      <w:r w:rsidRPr="006671A8">
        <w:t>really long</w:t>
      </w:r>
      <w:proofErr w:type="gramEnd"/>
      <w:r w:rsidRPr="006671A8">
        <w:t xml:space="preserve"> time, that might suggest motivation. I know the authors included whether they ate the cricket as a covariate in the detection model, but because they did model elimination, the authors never report any statistics associated with it. I would also test for a correlation between detection latency and latency to consume the cricket (as a continuous time variable, not as a binary variable)- to me, that would be a better indicator of the relationship between </w:t>
      </w:r>
      <w:proofErr w:type="spellStart"/>
      <w:r w:rsidRPr="006671A8">
        <w:t>behavior</w:t>
      </w:r>
      <w:proofErr w:type="spellEnd"/>
      <w:r w:rsidRPr="006671A8">
        <w:t xml:space="preserve"> and motivation. I know that the authors address this in the discussion, but it would be good to more fully evaluate if it is truly supported statistically (because I think they have the power to do it). Further, I’m not sure if it makes sense to pitch the whole paper around cognition, if that is not what is truly being tested here. I think talking about it in terms of prey detection – which could be a combination of sensory processing and motivation – might be more neutral.</w:t>
      </w:r>
    </w:p>
    <w:p w14:paraId="34424E5B" w14:textId="6BFE5904" w:rsidR="00356687" w:rsidRDefault="006671A8" w:rsidP="00356687">
      <w:pPr>
        <w:spacing w:line="276" w:lineRule="auto"/>
        <w:jc w:val="both"/>
      </w:pPr>
      <w:r w:rsidRPr="006671A8">
        <w:rPr>
          <w:b/>
          <w:bCs/>
        </w:rPr>
        <w:t>RESPONSE:</w:t>
      </w:r>
      <w:r w:rsidR="00940FD4">
        <w:t xml:space="preserve"> </w:t>
      </w:r>
      <w:r w:rsidR="00356687">
        <w:t>We thank the reviewer for this thoughtful comment, and we address each point below.</w:t>
      </w:r>
    </w:p>
    <w:p w14:paraId="2C598353" w14:textId="3C6D60CB" w:rsidR="00F75A8A" w:rsidRDefault="00356687" w:rsidP="00A83543">
      <w:pPr>
        <w:spacing w:line="276" w:lineRule="auto"/>
        <w:jc w:val="both"/>
      </w:pPr>
      <w:r w:rsidRPr="00694183">
        <w:rPr>
          <w:i/>
          <w:iCs/>
        </w:rPr>
        <w:t>On boldness</w:t>
      </w:r>
      <w:r w:rsidRPr="00694183">
        <w:t>:</w:t>
      </w:r>
      <w:r>
        <w:t xml:space="preserve"> </w:t>
      </w:r>
      <w:r w:rsidR="00A83543">
        <w:t>Boldness would not influence the detection latency measure we used because our design controls for individual variation in boldness given that the starting point of detection latency was the moment the lizard resumed normal activity. Boldness is typically measured as the latency to resume normal activity following a disturbance (e.g., time to re-emerge or begin moving after the apparatus was set up</w:t>
      </w:r>
      <w:r w:rsidR="00042FD1">
        <w:t xml:space="preserve">; </w:t>
      </w:r>
      <w:proofErr w:type="spellStart"/>
      <w:r w:rsidR="00042FD1" w:rsidRPr="00042FD1">
        <w:t>R</w:t>
      </w:r>
      <w:r w:rsidR="00042FD1">
        <w:t>é</w:t>
      </w:r>
      <w:r w:rsidR="00042FD1" w:rsidRPr="00042FD1">
        <w:t>ale</w:t>
      </w:r>
      <w:proofErr w:type="spellEnd"/>
      <w:r w:rsidR="00042FD1">
        <w:t xml:space="preserve"> </w:t>
      </w:r>
      <w:r w:rsidR="00042FD1" w:rsidRPr="00042FD1">
        <w:rPr>
          <w:i/>
          <w:iCs/>
        </w:rPr>
        <w:t>et al</w:t>
      </w:r>
      <w:r w:rsidR="00042FD1">
        <w:t xml:space="preserve">. 2007, </w:t>
      </w:r>
      <w:r w:rsidR="00042FD1" w:rsidRPr="00042FD1">
        <w:rPr>
          <w:i/>
          <w:iCs/>
        </w:rPr>
        <w:t>Biol. Rev.</w:t>
      </w:r>
      <w:r w:rsidR="00042FD1">
        <w:t xml:space="preserve">; </w:t>
      </w:r>
      <w:r w:rsidR="00042FD1" w:rsidRPr="00042FD1">
        <w:t>Damas-Moreira</w:t>
      </w:r>
      <w:r w:rsidR="00042FD1">
        <w:t xml:space="preserve"> </w:t>
      </w:r>
      <w:r w:rsidR="00042FD1" w:rsidRPr="00042FD1">
        <w:rPr>
          <w:i/>
          <w:iCs/>
        </w:rPr>
        <w:t>et al</w:t>
      </w:r>
      <w:r w:rsidR="00042FD1">
        <w:t xml:space="preserve">. 2019, </w:t>
      </w:r>
      <w:r w:rsidR="00042FD1" w:rsidRPr="00042FD1">
        <w:rPr>
          <w:i/>
          <w:iCs/>
        </w:rPr>
        <w:t xml:space="preserve">Anim. </w:t>
      </w:r>
      <w:proofErr w:type="spellStart"/>
      <w:r w:rsidR="00042FD1" w:rsidRPr="00042FD1">
        <w:rPr>
          <w:i/>
          <w:iCs/>
        </w:rPr>
        <w:t>Behav</w:t>
      </w:r>
      <w:proofErr w:type="spellEnd"/>
      <w:r w:rsidR="00042FD1" w:rsidRPr="00042FD1">
        <w:rPr>
          <w:i/>
          <w:iCs/>
        </w:rPr>
        <w:t>.</w:t>
      </w:r>
      <w:r w:rsidR="00A83543">
        <w:t xml:space="preserve">). In our case, all lizards had already resumed normal activity (≥5 seconds walking) before the measurement started. As such, </w:t>
      </w:r>
      <w:r w:rsidR="005F2147">
        <w:t xml:space="preserve">we believe that </w:t>
      </w:r>
      <w:r w:rsidR="00A83543">
        <w:t>measures of boldness and detection latency are independent.</w:t>
      </w:r>
    </w:p>
    <w:p w14:paraId="110F2564" w14:textId="51DC87E4" w:rsidR="00356687" w:rsidRDefault="00356687" w:rsidP="00356687">
      <w:pPr>
        <w:spacing w:line="276" w:lineRule="auto"/>
        <w:jc w:val="both"/>
      </w:pPr>
      <w:r w:rsidRPr="00694183">
        <w:rPr>
          <w:i/>
          <w:iCs/>
        </w:rPr>
        <w:t>On acoustic cues</w:t>
      </w:r>
      <w:r w:rsidRPr="00694183">
        <w:t>:</w:t>
      </w:r>
      <w:r>
        <w:t xml:space="preserve"> Live prey (crickets and mealworms) produced potential acoustic cues in both chemical and visual trials, as prey remained alive throughout testing. However, in the chemical trials, prey was hidden behind a physical barrier, spatially separated from the filter paper bearing the chemical stimulus; if acoustic cues alone were driving detection, we would expect lizards to orient toward the sound source (the hidden prey). Instead, lizards directed attention specifically toward the filter paper. We also note that detection behaviour was similar across both cricket and mealworm trials, despite crickets generally being expected to produce more acoustic and vibrational cues than mealworms, which further argues against acoustic cues as a primary driver of detection. We agree, however, that we cannot fully exclude some contribution of acoustic cues, and </w:t>
      </w:r>
      <w:r>
        <w:lastRenderedPageBreak/>
        <w:t xml:space="preserve">we have added this as an explicit limitation in the Discussion: </w:t>
      </w:r>
      <w:r w:rsidRPr="0025626F">
        <w:t>“</w:t>
      </w:r>
      <w:r w:rsidR="0025626F" w:rsidRPr="0025626F">
        <w:t xml:space="preserve">Similarly, the use of </w:t>
      </w:r>
      <w:r w:rsidR="004B37AF" w:rsidRPr="0025626F">
        <w:t>acoustic</w:t>
      </w:r>
      <w:r w:rsidR="0025626F" w:rsidRPr="0025626F">
        <w:t xml:space="preserve"> cues could contribute to our results, although we find this possibility unlikely since the behaviour in chemical tests was directed towards the filter paper instead of the area where the prey was hidden (see </w:t>
      </w:r>
      <w:r w:rsidR="0025626F">
        <w:t>Fig. 1</w:t>
      </w:r>
      <w:r w:rsidR="0025626F" w:rsidRPr="0025626F">
        <w:t>B).</w:t>
      </w:r>
      <w:r w:rsidRPr="0025626F">
        <w:t>” (see</w:t>
      </w:r>
      <w:r>
        <w:t xml:space="preserve"> </w:t>
      </w:r>
      <w:r w:rsidRPr="00356687">
        <w:rPr>
          <w:highlight w:val="yellow"/>
        </w:rPr>
        <w:t>LINES</w:t>
      </w:r>
      <w:r>
        <w:t>).</w:t>
      </w:r>
    </w:p>
    <w:p w14:paraId="0D1A33D7" w14:textId="7DA98789" w:rsidR="00356687" w:rsidRDefault="00356687" w:rsidP="00356687">
      <w:pPr>
        <w:spacing w:line="276" w:lineRule="auto"/>
        <w:jc w:val="both"/>
      </w:pPr>
      <w:r w:rsidRPr="00694183">
        <w:rPr>
          <w:i/>
          <w:iCs/>
        </w:rPr>
        <w:t>On reporting raw latency values:</w:t>
      </w:r>
      <w:r>
        <w:t xml:space="preserve"> </w:t>
      </w:r>
      <w:r w:rsidR="00AE23D0" w:rsidRPr="00AE23D0">
        <w:t xml:space="preserve">Detection latencies ranged from approximately </w:t>
      </w:r>
      <w:r w:rsidR="00AE23D0">
        <w:t>74</w:t>
      </w:r>
      <w:r w:rsidR="00AE23D0" w:rsidRPr="00AE23D0">
        <w:t xml:space="preserve"> to 661 seconds</w:t>
      </w:r>
      <w:r w:rsidR="00AE23D0">
        <w:t xml:space="preserve"> in chemical tests, and 46 to 381</w:t>
      </w:r>
      <w:r w:rsidR="005D41D2">
        <w:t xml:space="preserve"> seconds</w:t>
      </w:r>
      <w:r w:rsidR="00AE23D0">
        <w:t xml:space="preserve"> in visual tests</w:t>
      </w:r>
      <w:r w:rsidR="005D41D2">
        <w:t xml:space="preserve">, </w:t>
      </w:r>
      <w:r w:rsidR="00AE23D0" w:rsidRPr="00AE23D0">
        <w:t>with most individuals detecting the stimulus within 1-4 minutes.</w:t>
      </w:r>
      <w:r w:rsidR="00AE23D0">
        <w:t xml:space="preserve"> </w:t>
      </w:r>
      <w:r>
        <w:t>We agree this is useful and have added a supplementary table reporting raw detection latency values by treatment and cue type in the Supplementary Material (see</w:t>
      </w:r>
      <w:r w:rsidR="00F060D2">
        <w:t xml:space="preserve"> </w:t>
      </w:r>
      <w:r w:rsidR="00F060D2" w:rsidRPr="0033745B">
        <w:t>Table S1</w:t>
      </w:r>
      <w:r>
        <w:t xml:space="preserve">). In addition, the model estimates for our motivation metric and its latency with prenatal conditions is already presented in the Supplementary Material (see </w:t>
      </w:r>
      <w:r w:rsidRPr="00356687">
        <w:rPr>
          <w:highlight w:val="yellow"/>
        </w:rPr>
        <w:t>Tables</w:t>
      </w:r>
      <w:r>
        <w:t>).</w:t>
      </w:r>
    </w:p>
    <w:p w14:paraId="531F74D8" w14:textId="104DCAC8" w:rsidR="00356687" w:rsidRDefault="00356687" w:rsidP="00356687">
      <w:pPr>
        <w:spacing w:line="276" w:lineRule="auto"/>
        <w:jc w:val="both"/>
      </w:pPr>
      <w:r w:rsidRPr="00694183">
        <w:rPr>
          <w:i/>
          <w:iCs/>
        </w:rPr>
        <w:t>On correlating detection latency with a continuous latency-to-consume measure:</w:t>
      </w:r>
      <w:r>
        <w:t xml:space="preserve"> </w:t>
      </w:r>
      <w:r w:rsidR="005D41D2">
        <w:t>We</w:t>
      </w:r>
      <w:r>
        <w:t xml:space="preserve"> only </w:t>
      </w:r>
      <w:r w:rsidR="005D41D2">
        <w:t xml:space="preserve">recorded </w:t>
      </w:r>
      <w:r>
        <w:t xml:space="preserve">the binary outcome (whether prey was consumed). However, we note that even if a continuous measure of consumption latency was available, a correlation between detection latency and consumption latency would not disentangle between sensory and motivational explanations. Lizards more motivated would be faster, as well as lizards better at detecting the cricket. As such, we believe that our factor (eaten/not eaten cricket) reflects better motivation to forage. </w:t>
      </w:r>
    </w:p>
    <w:p w14:paraId="1A4870EF" w14:textId="2120EE50" w:rsidR="00356687" w:rsidRDefault="00356687" w:rsidP="006671A8">
      <w:pPr>
        <w:spacing w:line="276" w:lineRule="auto"/>
        <w:jc w:val="both"/>
      </w:pPr>
      <w:r w:rsidRPr="00694183">
        <w:rPr>
          <w:i/>
          <w:iCs/>
        </w:rPr>
        <w:t>On framing (cognition vs. prey detection):</w:t>
      </w:r>
      <w:r w:rsidRPr="00356687">
        <w:t xml:space="preserve"> We respectfully disagree with the reviewer's suggestion to move away from </w:t>
      </w:r>
      <w:r>
        <w:t xml:space="preserve">the cognitive </w:t>
      </w:r>
      <w:r w:rsidRPr="00356687">
        <w:t xml:space="preserve">framing. </w:t>
      </w:r>
      <w:r>
        <w:t xml:space="preserve">Not only </w:t>
      </w:r>
      <w:r w:rsidRPr="00356687">
        <w:t xml:space="preserve">are </w:t>
      </w:r>
      <w:r>
        <w:t>s</w:t>
      </w:r>
      <w:r w:rsidRPr="00356687">
        <w:t>timulus detection and recognition traditionally considered cognitive processes</w:t>
      </w:r>
      <w:r w:rsidR="00253CD8">
        <w:t xml:space="preserve"> (</w:t>
      </w:r>
      <w:proofErr w:type="spellStart"/>
      <w:r w:rsidR="00253CD8" w:rsidRPr="00253CD8">
        <w:t>Shettleworth</w:t>
      </w:r>
      <w:proofErr w:type="spellEnd"/>
      <w:r w:rsidR="00253CD8" w:rsidRPr="00253CD8">
        <w:t>, 2010</w:t>
      </w:r>
      <w:r w:rsidR="00085286">
        <w:t xml:space="preserve">; </w:t>
      </w:r>
      <w:r w:rsidR="00085286" w:rsidRPr="00085286">
        <w:rPr>
          <w:i/>
          <w:iCs/>
        </w:rPr>
        <w:t>Cognition, evolution, and behaviour</w:t>
      </w:r>
      <w:r w:rsidR="00253CD8">
        <w:t>)</w:t>
      </w:r>
      <w:r w:rsidRPr="00356687">
        <w:t xml:space="preserve">, </w:t>
      </w:r>
      <w:r>
        <w:t>but</w:t>
      </w:r>
      <w:r w:rsidRPr="00356687">
        <w:t xml:space="preserve"> other cognitive processes, such as attention and decision-making (see comments by Reviewer 2), likely also influence the response we measured. We do agree, however, that "detection"—rather than "perception" or "recognition"—most precisely reflects the specific behavioural response measured in this study, even though detection itself remains a cognitive process. We chose "detection" specifically because clear, sustained exploration of the apparatus indicates that a stimulus has been detected, but we cannot determine whether it was recognised as prey</w:t>
      </w:r>
      <w:r>
        <w:t>. To not make higher-order inferences,</w:t>
      </w:r>
      <w:r w:rsidRPr="00356687">
        <w:t xml:space="preserve"> we avoided invoking recognition or discrimination, </w:t>
      </w:r>
      <w:r>
        <w:t>although we acknowledge that other higher-order cognitive processes (as Reviewer 2 points out) could be involved.</w:t>
      </w:r>
      <w:r w:rsidRPr="00356687">
        <w:t xml:space="preserve"> </w:t>
      </w:r>
      <w:r w:rsidRPr="008C5DA4">
        <w:t>We also acknowledge that "detection" and "perception" have at times been used interchangeably in the manuscript despite not being synonymous, and we have revised the text throughout to distinguish these concepts clearly and consistently.</w:t>
      </w:r>
    </w:p>
    <w:p w14:paraId="7FECF267" w14:textId="7DCC6FD7" w:rsidR="006671A8" w:rsidRDefault="006671A8" w:rsidP="006671A8">
      <w:pPr>
        <w:spacing w:line="276" w:lineRule="auto"/>
        <w:jc w:val="both"/>
      </w:pPr>
      <w:r w:rsidRPr="006671A8">
        <w:br/>
        <w:t>Minor comments</w:t>
      </w:r>
    </w:p>
    <w:p w14:paraId="15A56F95" w14:textId="77777777" w:rsidR="006671A8" w:rsidRDefault="006671A8" w:rsidP="006671A8">
      <w:pPr>
        <w:spacing w:line="276" w:lineRule="auto"/>
        <w:jc w:val="both"/>
      </w:pPr>
      <w:r w:rsidRPr="006671A8">
        <w:t>Line 17- no effect on</w:t>
      </w:r>
    </w:p>
    <w:p w14:paraId="483A3DF9" w14:textId="1832EEC7" w:rsidR="006671A8" w:rsidRPr="00D075D8" w:rsidRDefault="006671A8" w:rsidP="006671A8">
      <w:pPr>
        <w:spacing w:line="276" w:lineRule="auto"/>
        <w:jc w:val="both"/>
      </w:pPr>
      <w:r w:rsidRPr="006671A8">
        <w:rPr>
          <w:b/>
          <w:bCs/>
        </w:rPr>
        <w:t>RESPONSE:</w:t>
      </w:r>
      <w:r w:rsidR="00D075D8">
        <w:rPr>
          <w:b/>
          <w:bCs/>
        </w:rPr>
        <w:t xml:space="preserve"> </w:t>
      </w:r>
      <w:r w:rsidR="00D075D8">
        <w:t>Corrected</w:t>
      </w:r>
    </w:p>
    <w:p w14:paraId="2E9C962E" w14:textId="77777777" w:rsidR="006671A8" w:rsidRDefault="006671A8" w:rsidP="006671A8">
      <w:pPr>
        <w:spacing w:line="276" w:lineRule="auto"/>
        <w:jc w:val="both"/>
      </w:pPr>
      <w:r w:rsidRPr="006671A8">
        <w:lastRenderedPageBreak/>
        <w:br/>
        <w:t>Line 69-70- This is an important point given that you did find interaction effects, so you should expand here on what is known about their interaction.</w:t>
      </w:r>
    </w:p>
    <w:p w14:paraId="7D685C6F" w14:textId="7E1820FB" w:rsidR="006671A8" w:rsidRPr="00D075D8" w:rsidRDefault="006671A8" w:rsidP="006671A8">
      <w:pPr>
        <w:spacing w:line="276" w:lineRule="auto"/>
        <w:jc w:val="both"/>
      </w:pPr>
      <w:r w:rsidRPr="006671A8">
        <w:rPr>
          <w:b/>
          <w:bCs/>
        </w:rPr>
        <w:t>RESPONSE:</w:t>
      </w:r>
      <w:r w:rsidR="00D075D8">
        <w:t xml:space="preserve"> </w:t>
      </w:r>
      <w:r w:rsidR="00D075D8" w:rsidRPr="00D075D8">
        <w:t>We appreciate the feedback. We have expanded the Introduction to better contextualise the prenatal GC</w:t>
      </w:r>
      <w:r w:rsidR="004A2C3E">
        <w:t xml:space="preserve"> x </w:t>
      </w:r>
      <w:r w:rsidR="00D075D8" w:rsidRPr="00D075D8">
        <w:t>temperature interaction on mitochondrial physiology, drawing on our previous work in this species and evidence from other taxa</w:t>
      </w:r>
      <w:r w:rsidR="00D075D8">
        <w:t>: “</w:t>
      </w:r>
      <w:proofErr w:type="gramStart"/>
      <w:r w:rsidR="00D075D8" w:rsidRPr="00D075D8">
        <w:t>Yet,</w:t>
      </w:r>
      <w:proofErr w:type="gramEnd"/>
      <w:r w:rsidR="00D075D8" w:rsidRPr="00D075D8">
        <w:t xml:space="preserve"> the interactive effects of prenatal GCs and temperature on mitochondrial function remain poorly understood. Evidence in lizards suggests that there are no interactive effects of prenatal GCs and temperature on mitochondrial respiration in the liver</w:t>
      </w:r>
      <w:r w:rsidR="00D075D8">
        <w:t xml:space="preserve"> (Crino et al., 2024)</w:t>
      </w:r>
      <w:r w:rsidR="00D075D8" w:rsidRPr="00D075D8">
        <w:t>, and that mitochondrial physiology in the medial cortex is robust to both factors</w:t>
      </w:r>
      <w:r w:rsidR="00D075D8">
        <w:t xml:space="preserve"> (Recio et al., 2025)</w:t>
      </w:r>
      <w:r w:rsidR="00D075D8" w:rsidRPr="00D075D8">
        <w:t xml:space="preserve">. However, research in other species shows that the effects of prenatal GCs and temperature on brain development are region-dependent, with some brain areas being robust to these factors while others not </w:t>
      </w:r>
      <w:r w:rsidR="00D075D8">
        <w:t>(Coomber et al., 1997; Sakata et al., 2000; Zhu et al., 2004)</w:t>
      </w:r>
      <w:r w:rsidR="00D075D8" w:rsidRPr="00D075D8">
        <w:t xml:space="preserve">. Given this region-specificity, it is possible that prenatal GCs and temperature could differently </w:t>
      </w:r>
      <w:r w:rsidR="0065468F">
        <w:t>impact different</w:t>
      </w:r>
      <w:r w:rsidR="00D075D8" w:rsidRPr="00D075D8">
        <w:t xml:space="preserve"> brain region</w:t>
      </w:r>
      <w:r w:rsidR="0065468F">
        <w:t>s</w:t>
      </w:r>
      <w:r w:rsidR="00D075D8" w:rsidRPr="00D075D8">
        <w:t xml:space="preserve"> even when no interaction </w:t>
      </w:r>
      <w:proofErr w:type="gramStart"/>
      <w:r w:rsidR="00D075D8" w:rsidRPr="00D075D8">
        <w:t>is</w:t>
      </w:r>
      <w:proofErr w:type="gramEnd"/>
      <w:r w:rsidR="00D075D8" w:rsidRPr="00D075D8">
        <w:t xml:space="preserve"> </w:t>
      </w:r>
      <w:r w:rsidR="0065468F">
        <w:t xml:space="preserve">was </w:t>
      </w:r>
      <w:r w:rsidR="00D075D8" w:rsidRPr="00D075D8">
        <w:t xml:space="preserve">evident. </w:t>
      </w:r>
      <w:r w:rsidR="0065468F">
        <w:t xml:space="preserve">While logistically challenging, future work measuring traits </w:t>
      </w:r>
      <w:r w:rsidR="00D075D8" w:rsidRPr="00D075D8">
        <w:t xml:space="preserve">across </w:t>
      </w:r>
      <w:r w:rsidR="0065468F">
        <w:t xml:space="preserve">different </w:t>
      </w:r>
      <w:r w:rsidR="00D075D8" w:rsidRPr="00D075D8">
        <w:t xml:space="preserve">brain regions and cognitive domains </w:t>
      </w:r>
      <w:r w:rsidR="0065468F">
        <w:t>will be needed to</w:t>
      </w:r>
      <w:r w:rsidR="0065468F" w:rsidRPr="00D075D8">
        <w:t xml:space="preserve"> </w:t>
      </w:r>
      <w:r w:rsidR="0065468F">
        <w:t xml:space="preserve">fully </w:t>
      </w:r>
      <w:r w:rsidR="00D075D8" w:rsidRPr="00D075D8">
        <w:t xml:space="preserve">understand </w:t>
      </w:r>
      <w:r w:rsidR="0065468F">
        <w:t>whether</w:t>
      </w:r>
      <w:r w:rsidR="0065468F" w:rsidRPr="00D075D8">
        <w:t xml:space="preserve"> </w:t>
      </w:r>
      <w:r w:rsidR="00D075D8" w:rsidRPr="00D075D8">
        <w:t xml:space="preserve">prenatal GCs and thermal environment </w:t>
      </w:r>
      <w:r w:rsidR="0065468F">
        <w:t xml:space="preserve">jointly </w:t>
      </w:r>
      <w:r w:rsidR="00D075D8" w:rsidRPr="00D075D8">
        <w:t>shape physiology and cognition.</w:t>
      </w:r>
      <w:r w:rsidR="00D075D8">
        <w:t xml:space="preserve">” (see </w:t>
      </w:r>
      <w:r w:rsidR="00D075D8" w:rsidRPr="00D075D8">
        <w:rPr>
          <w:highlight w:val="yellow"/>
        </w:rPr>
        <w:t>LINES</w:t>
      </w:r>
      <w:r w:rsidR="00D075D8">
        <w:t xml:space="preserve">). </w:t>
      </w:r>
    </w:p>
    <w:p w14:paraId="144C74D3" w14:textId="77777777" w:rsidR="006671A8" w:rsidRDefault="006671A8" w:rsidP="006671A8">
      <w:pPr>
        <w:spacing w:line="276" w:lineRule="auto"/>
        <w:jc w:val="both"/>
      </w:pPr>
      <w:r w:rsidRPr="006671A8">
        <w:br/>
        <w:t>Line 120-123- Is this an ecologically relevant dose?</w:t>
      </w:r>
    </w:p>
    <w:p w14:paraId="542A86C3" w14:textId="6D1952CF" w:rsidR="006671A8" w:rsidRPr="006671A8" w:rsidRDefault="006671A8" w:rsidP="006671A8">
      <w:pPr>
        <w:spacing w:line="276" w:lineRule="auto"/>
        <w:jc w:val="both"/>
        <w:rPr>
          <w:b/>
          <w:bCs/>
        </w:rPr>
      </w:pPr>
      <w:r w:rsidRPr="006671A8">
        <w:rPr>
          <w:b/>
          <w:bCs/>
        </w:rPr>
        <w:t>RESPONSE:</w:t>
      </w:r>
      <w:r w:rsidR="00D075D8">
        <w:rPr>
          <w:b/>
          <w:bCs/>
        </w:rPr>
        <w:t xml:space="preserve"> </w:t>
      </w:r>
      <w:r w:rsidR="00D075D8" w:rsidRPr="00D075D8">
        <w:t xml:space="preserve">We do not have data on the natural range of yolk </w:t>
      </w:r>
      <w:r w:rsidR="00C551D4">
        <w:t>corticosterone</w:t>
      </w:r>
      <w:r w:rsidR="00D075D8" w:rsidRPr="00D075D8">
        <w:t xml:space="preserve"> levels in wild </w:t>
      </w:r>
      <w:r w:rsidR="00D075D8" w:rsidRPr="00D075D8">
        <w:rPr>
          <w:i/>
          <w:iCs/>
        </w:rPr>
        <w:t>L. delicata</w:t>
      </w:r>
      <w:r w:rsidR="00D075D8" w:rsidRPr="00D075D8">
        <w:t xml:space="preserve">. However, our </w:t>
      </w:r>
      <w:r w:rsidR="00085286">
        <w:t xml:space="preserve">dose was based on previous analyses of CORT in yolk of eggs obtained in the lab. </w:t>
      </w:r>
      <w:r w:rsidR="0065468F">
        <w:t xml:space="preserve">Our </w:t>
      </w:r>
      <w:r w:rsidR="00D075D8" w:rsidRPr="00D075D8">
        <w:t xml:space="preserve">previous work (Crino </w:t>
      </w:r>
      <w:r w:rsidR="00D075D8" w:rsidRPr="00D075D8">
        <w:rPr>
          <w:i/>
          <w:iCs/>
        </w:rPr>
        <w:t>et al.</w:t>
      </w:r>
      <w:r w:rsidR="00D075D8" w:rsidRPr="00D075D8">
        <w:t xml:space="preserve">, 2024) shows that, while dosed and </w:t>
      </w:r>
      <w:proofErr w:type="spellStart"/>
      <w:r w:rsidR="00D075D8" w:rsidRPr="00D075D8">
        <w:t>undosed</w:t>
      </w:r>
      <w:proofErr w:type="spellEnd"/>
      <w:r w:rsidR="00D075D8" w:rsidRPr="00D075D8">
        <w:t xml:space="preserve"> </w:t>
      </w:r>
      <w:r w:rsidR="003C422F">
        <w:t xml:space="preserve">(not-treated) </w:t>
      </w:r>
      <w:r w:rsidR="00D075D8" w:rsidRPr="00D075D8">
        <w:t xml:space="preserve">eggs differed significantly on average, some control eggs had yolk </w:t>
      </w:r>
      <w:r w:rsidR="00C551D4">
        <w:t>corticosterone</w:t>
      </w:r>
      <w:r w:rsidR="00D075D8" w:rsidRPr="00D075D8">
        <w:t xml:space="preserve"> levels overlapping with the treated range, indicating that the concentrations achieved by our treatment are within the range of variation that can occur without experimental manipulation.</w:t>
      </w:r>
      <w:r w:rsidR="00D075D8">
        <w:t xml:space="preserve"> We have included this information in the Methods section: “</w:t>
      </w:r>
      <w:r w:rsidR="00D075D8" w:rsidRPr="00D075D8">
        <w:t>In this s</w:t>
      </w:r>
      <w:r w:rsidR="00D075D8">
        <w:t>t</w:t>
      </w:r>
      <w:r w:rsidR="00D075D8" w:rsidRPr="00D075D8">
        <w:t xml:space="preserve">udy, however, some control eggs had overlapping yolk CORT levels </w:t>
      </w:r>
      <w:r w:rsidR="00A45945">
        <w:t>with</w:t>
      </w:r>
      <w:r w:rsidR="00D075D8" w:rsidRPr="00D075D8">
        <w:t xml:space="preserve"> those of CORT-treated eggs, indicating that the concentrations achieved by our treatment fall within levels that can occur without experimental manipulation.</w:t>
      </w:r>
      <w:r w:rsidR="00D075D8">
        <w:t xml:space="preserve">” (see </w:t>
      </w:r>
      <w:r w:rsidR="00D075D8" w:rsidRPr="00D075D8">
        <w:rPr>
          <w:highlight w:val="yellow"/>
        </w:rPr>
        <w:t>LINES</w:t>
      </w:r>
      <w:r w:rsidR="00D075D8">
        <w:t>)</w:t>
      </w:r>
    </w:p>
    <w:p w14:paraId="0BE2EDB2" w14:textId="77777777" w:rsidR="006671A8" w:rsidRDefault="006671A8" w:rsidP="006671A8">
      <w:pPr>
        <w:spacing w:line="276" w:lineRule="auto"/>
        <w:jc w:val="both"/>
      </w:pPr>
      <w:r w:rsidRPr="006671A8">
        <w:br/>
        <w:t>Line 123-124- What was the length of incubation? How much variation was there?</w:t>
      </w:r>
    </w:p>
    <w:p w14:paraId="08197852" w14:textId="562558FD" w:rsidR="00D075D8" w:rsidRDefault="006671A8" w:rsidP="006671A8">
      <w:pPr>
        <w:spacing w:line="276" w:lineRule="auto"/>
        <w:jc w:val="both"/>
      </w:pPr>
      <w:r w:rsidRPr="006671A8">
        <w:rPr>
          <w:b/>
          <w:bCs/>
        </w:rPr>
        <w:t>RESPONSE:</w:t>
      </w:r>
      <w:r w:rsidR="00085286">
        <w:rPr>
          <w:b/>
          <w:bCs/>
        </w:rPr>
        <w:t xml:space="preserve"> </w:t>
      </w:r>
      <w:r w:rsidR="00B31C1D">
        <w:t>Incubation was 31 days on average for lizards in the ‘Hot’ treatment (28-33 days) and 49 days on average in the ‘Cold’ treatment (28-60 days).</w:t>
      </w:r>
      <w:r w:rsidR="00B31C1D">
        <w:rPr>
          <w:b/>
          <w:bCs/>
        </w:rPr>
        <w:t xml:space="preserve"> </w:t>
      </w:r>
      <w:r w:rsidR="00D075D8" w:rsidRPr="00D075D8">
        <w:t>As</w:t>
      </w:r>
      <w:r w:rsidR="00B31C1D">
        <w:t xml:space="preserve"> expected,</w:t>
      </w:r>
      <w:r w:rsidR="00D075D8" w:rsidRPr="00D075D8">
        <w:t xml:space="preserve"> incubation length </w:t>
      </w:r>
      <w:r w:rsidR="00B31C1D">
        <w:t>was related</w:t>
      </w:r>
      <w:r w:rsidR="00D075D8" w:rsidRPr="00D075D8">
        <w:t xml:space="preserve"> </w:t>
      </w:r>
      <w:r w:rsidR="00B31C1D">
        <w:t>to</w:t>
      </w:r>
      <w:r w:rsidR="00D075D8" w:rsidRPr="00D075D8">
        <w:t xml:space="preserve"> incubation temperature</w:t>
      </w:r>
      <w:r w:rsidR="00B31C1D">
        <w:t>. However, we considered</w:t>
      </w:r>
      <w:r w:rsidR="00D075D8" w:rsidRPr="00D075D8">
        <w:t xml:space="preserve"> hatchling age at testing </w:t>
      </w:r>
      <w:r w:rsidR="00B31C1D">
        <w:t xml:space="preserve">to be </w:t>
      </w:r>
      <w:r w:rsidR="00D075D8" w:rsidRPr="00D075D8">
        <w:t xml:space="preserve">more relevant </w:t>
      </w:r>
      <w:r w:rsidR="00B31C1D">
        <w:t>in our study</w:t>
      </w:r>
      <w:r w:rsidR="00D075D8" w:rsidRPr="00D075D8">
        <w:t xml:space="preserve"> (see response to comment above)</w:t>
      </w:r>
      <w:r w:rsidR="00B31C1D">
        <w:t xml:space="preserve"> and controlled for that in the experimental design and the analyses by using lizards of similar age (see Table S2) and adding age as a covariate in our models (see </w:t>
      </w:r>
      <w:r w:rsidR="00B31C1D" w:rsidRPr="00B31C1D">
        <w:rPr>
          <w:highlight w:val="yellow"/>
        </w:rPr>
        <w:t>LINES</w:t>
      </w:r>
      <w:r w:rsidR="00B31C1D">
        <w:t>)</w:t>
      </w:r>
      <w:r w:rsidR="00D075D8" w:rsidRPr="00D075D8">
        <w:t>.</w:t>
      </w:r>
    </w:p>
    <w:p w14:paraId="02F7C70A" w14:textId="5DCFCDDD" w:rsidR="006671A8" w:rsidRDefault="006671A8" w:rsidP="006671A8">
      <w:pPr>
        <w:spacing w:line="276" w:lineRule="auto"/>
        <w:jc w:val="both"/>
      </w:pPr>
      <w:r w:rsidRPr="006671A8">
        <w:lastRenderedPageBreak/>
        <w:br/>
        <w:t>Line 177- so lizards sat for two months after the tests? How old were they then?</w:t>
      </w:r>
    </w:p>
    <w:p w14:paraId="769B83BA" w14:textId="3E0321A1" w:rsidR="006671A8" w:rsidRPr="00D075D8" w:rsidRDefault="006671A8" w:rsidP="006671A8">
      <w:pPr>
        <w:spacing w:line="276" w:lineRule="auto"/>
        <w:jc w:val="both"/>
        <w:rPr>
          <w:b/>
          <w:bCs/>
        </w:rPr>
      </w:pPr>
      <w:r w:rsidRPr="006671A8">
        <w:rPr>
          <w:b/>
          <w:bCs/>
        </w:rPr>
        <w:t>RESPONSE:</w:t>
      </w:r>
      <w:r w:rsidR="00D075D8">
        <w:t xml:space="preserve"> </w:t>
      </w:r>
      <w:r w:rsidR="00B31C1D">
        <w:t xml:space="preserve">Lizards were between 260 to 285 days when we euthanised them. </w:t>
      </w:r>
      <w:r w:rsidR="00D075D8">
        <w:t>E</w:t>
      </w:r>
      <w:r w:rsidR="00D075D8" w:rsidRPr="00D075D8">
        <w:t xml:space="preserve">xact ages at both testing and euthanasia are now reported in </w:t>
      </w:r>
      <w:r w:rsidR="00B31C1D">
        <w:t>Table S2</w:t>
      </w:r>
      <w:r w:rsidR="00D075D8">
        <w:t>.</w:t>
      </w:r>
    </w:p>
    <w:p w14:paraId="5D9E89A6" w14:textId="77777777" w:rsidR="006671A8" w:rsidRDefault="006671A8" w:rsidP="006671A8">
      <w:pPr>
        <w:spacing w:line="276" w:lineRule="auto"/>
        <w:jc w:val="both"/>
      </w:pPr>
      <w:r w:rsidRPr="006671A8">
        <w:br/>
        <w:t>Line 179- Can you give details about what this is or cite a protocol?</w:t>
      </w:r>
    </w:p>
    <w:p w14:paraId="26139CAB" w14:textId="6916A955" w:rsidR="006671A8" w:rsidRPr="007A0AA8" w:rsidRDefault="006671A8" w:rsidP="006671A8">
      <w:pPr>
        <w:spacing w:line="276" w:lineRule="auto"/>
        <w:jc w:val="both"/>
      </w:pPr>
      <w:r w:rsidRPr="006671A8">
        <w:rPr>
          <w:b/>
          <w:bCs/>
        </w:rPr>
        <w:t>RESPONSE:</w:t>
      </w:r>
      <w:r w:rsidR="007A0AA8">
        <w:rPr>
          <w:b/>
          <w:bCs/>
        </w:rPr>
        <w:t xml:space="preserve"> </w:t>
      </w:r>
      <w:r w:rsidR="00D075D8" w:rsidRPr="00D075D8">
        <w:t>Full details of the anaesthetic protocol</w:t>
      </w:r>
      <w:r w:rsidR="00D075D8">
        <w:t>,</w:t>
      </w:r>
      <w:r w:rsidR="00D075D8" w:rsidRPr="00D075D8">
        <w:t xml:space="preserve"> including drug, dose, concentration, and route of administration</w:t>
      </w:r>
      <w:r w:rsidR="00D075D8">
        <w:t>,</w:t>
      </w:r>
      <w:r w:rsidR="00D075D8" w:rsidRPr="00D075D8">
        <w:t xml:space="preserve"> are provided in the manuscript (</w:t>
      </w:r>
      <w:r w:rsidR="00D075D8">
        <w:t xml:space="preserve">see </w:t>
      </w:r>
      <w:r w:rsidR="00D075D8" w:rsidRPr="00D075D8">
        <w:rPr>
          <w:highlight w:val="yellow"/>
        </w:rPr>
        <w:t>LINES</w:t>
      </w:r>
      <w:r w:rsidR="00D075D8" w:rsidRPr="00D075D8">
        <w:t>). Th</w:t>
      </w:r>
      <w:r w:rsidR="00D075D8">
        <w:t xml:space="preserve">e </w:t>
      </w:r>
      <w:r w:rsidR="00A45945" w:rsidRPr="00D075D8">
        <w:t xml:space="preserve">anaesthetic </w:t>
      </w:r>
      <w:r w:rsidR="00D075D8">
        <w:t>and</w:t>
      </w:r>
      <w:r w:rsidR="00D075D8" w:rsidRPr="00D075D8">
        <w:t xml:space="preserve"> dose w</w:t>
      </w:r>
      <w:r w:rsidR="00D075D8">
        <w:t>ere</w:t>
      </w:r>
      <w:r w:rsidR="00D075D8" w:rsidRPr="00D075D8">
        <w:t xml:space="preserve"> selected based on guidance from the veterinarian at our institution</w:t>
      </w:r>
      <w:r w:rsidR="007A0AA8">
        <w:t>.</w:t>
      </w:r>
    </w:p>
    <w:p w14:paraId="6AD60F36" w14:textId="77777777" w:rsidR="006671A8" w:rsidRDefault="006671A8" w:rsidP="006671A8">
      <w:pPr>
        <w:spacing w:line="276" w:lineRule="auto"/>
        <w:jc w:val="both"/>
      </w:pPr>
      <w:r w:rsidRPr="006671A8">
        <w:br/>
        <w:t>Line 222-224 – how were they determined? What criteria?</w:t>
      </w:r>
    </w:p>
    <w:p w14:paraId="65388268" w14:textId="2A706D08" w:rsidR="00D075D8" w:rsidRPr="00D075D8" w:rsidRDefault="006671A8" w:rsidP="00D075D8">
      <w:pPr>
        <w:spacing w:line="276" w:lineRule="auto"/>
        <w:jc w:val="both"/>
      </w:pPr>
      <w:r w:rsidRPr="006671A8">
        <w:rPr>
          <w:b/>
          <w:bCs/>
        </w:rPr>
        <w:t>RESPONSE:</w:t>
      </w:r>
      <w:r w:rsidR="00D075D8">
        <w:rPr>
          <w:b/>
          <w:bCs/>
        </w:rPr>
        <w:t xml:space="preserve"> </w:t>
      </w:r>
      <w:r w:rsidR="00D075D8" w:rsidRPr="00D075D8">
        <w:t xml:space="preserve">Detector and voltage settings were determined during pilot trials, choosing values that </w:t>
      </w:r>
      <w:r w:rsidR="00326814" w:rsidRPr="00D075D8">
        <w:t>centred</w:t>
      </w:r>
      <w:r w:rsidR="00D075D8" w:rsidRPr="00D075D8">
        <w:t xml:space="preserve"> the distribution of observations in each channel at 10³ fluorescent intensity and minimised off-scale events (&lt;10¹ or &gt;10⁵). Full details, including the specific voltages and channels used for each assay, are provided in the Supplementary Material (see </w:t>
      </w:r>
      <w:r w:rsidR="00D075D8" w:rsidRPr="00D075D8">
        <w:rPr>
          <w:highlight w:val="yellow"/>
        </w:rPr>
        <w:t>LINES</w:t>
      </w:r>
      <w:r w:rsidR="00D075D8" w:rsidRPr="00D075D8">
        <w:t>), referenced in the Methods (</w:t>
      </w:r>
      <w:r w:rsidR="00D075D8">
        <w:t xml:space="preserve">see </w:t>
      </w:r>
      <w:r w:rsidR="00D075D8" w:rsidRPr="00D075D8">
        <w:rPr>
          <w:highlight w:val="yellow"/>
        </w:rPr>
        <w:t>LINES</w:t>
      </w:r>
      <w:r w:rsidR="00D075D8" w:rsidRPr="00D075D8">
        <w:t>).</w:t>
      </w:r>
    </w:p>
    <w:p w14:paraId="78453470" w14:textId="77777777" w:rsidR="006671A8" w:rsidRDefault="006671A8" w:rsidP="006671A8">
      <w:pPr>
        <w:spacing w:line="276" w:lineRule="auto"/>
        <w:jc w:val="both"/>
      </w:pPr>
      <w:r w:rsidRPr="006671A8">
        <w:br/>
        <w:t>Line 241- Is this the final sample size for the application of treatments, individuals who were assayed, or metabolic measurements? Was there any die off?</w:t>
      </w:r>
    </w:p>
    <w:p w14:paraId="11F99DFB" w14:textId="16E537CA" w:rsidR="006671A8" w:rsidRPr="00D075D8" w:rsidRDefault="006671A8" w:rsidP="006671A8">
      <w:pPr>
        <w:spacing w:line="276" w:lineRule="auto"/>
        <w:jc w:val="both"/>
      </w:pPr>
      <w:r w:rsidRPr="006671A8">
        <w:rPr>
          <w:b/>
          <w:bCs/>
        </w:rPr>
        <w:t>RESPONSE:</w:t>
      </w:r>
      <w:r w:rsidR="00D075D8">
        <w:t xml:space="preserve"> </w:t>
      </w:r>
      <w:r w:rsidR="00D075D8" w:rsidRPr="00D075D8">
        <w:t xml:space="preserve">This table reports the number of individuals assayed for all measures reported in the </w:t>
      </w:r>
      <w:r w:rsidR="00D075D8">
        <w:t xml:space="preserve">present </w:t>
      </w:r>
      <w:r w:rsidR="00D075D8" w:rsidRPr="00D075D8">
        <w:t>study (behavioural and mitochondrial), i.e., 20 individuals per treatment combination (N = 80 total). Information on mortality prior to reaching this stage has been added to the text (see response to major comment 3 above).</w:t>
      </w:r>
      <w:r w:rsidR="00D075D8">
        <w:t xml:space="preserve"> </w:t>
      </w:r>
    </w:p>
    <w:p w14:paraId="5EB963B4" w14:textId="77777777" w:rsidR="006671A8" w:rsidRDefault="006671A8" w:rsidP="006671A8">
      <w:pPr>
        <w:spacing w:line="276" w:lineRule="auto"/>
        <w:jc w:val="both"/>
      </w:pPr>
      <w:r w:rsidRPr="006671A8">
        <w:br/>
        <w:t>Line 249- A Gaussian structure does not seem appropriate for detection latency. Also, why not include visual versus chemical cue as a fixed effect and run all trials in the same model? It seems like chemical and visual cues were run as different models?</w:t>
      </w:r>
    </w:p>
    <w:p w14:paraId="0932C66A" w14:textId="4F51E3CB" w:rsidR="006671A8" w:rsidRDefault="006671A8" w:rsidP="006671A8">
      <w:pPr>
        <w:spacing w:line="276" w:lineRule="auto"/>
        <w:jc w:val="both"/>
      </w:pPr>
      <w:r w:rsidRPr="006671A8">
        <w:rPr>
          <w:b/>
          <w:bCs/>
        </w:rPr>
        <w:t>RESPONSE:</w:t>
      </w:r>
      <w:r w:rsidR="00D075D8">
        <w:rPr>
          <w:b/>
          <w:bCs/>
        </w:rPr>
        <w:t xml:space="preserve"> </w:t>
      </w:r>
      <w:r w:rsidR="00D075D8" w:rsidRPr="00D075D8">
        <w:t xml:space="preserve">Detection latency was log-transformed prior to analysis (as stated </w:t>
      </w:r>
      <w:r w:rsidR="00D075D8">
        <w:t>on</w:t>
      </w:r>
      <w:r w:rsidR="00D075D8" w:rsidRPr="00D075D8">
        <w:t xml:space="preserve"> </w:t>
      </w:r>
      <w:r w:rsidR="00D075D8" w:rsidRPr="00D075D8">
        <w:rPr>
          <w:highlight w:val="yellow"/>
        </w:rPr>
        <w:t>lines</w:t>
      </w:r>
      <w:r w:rsidR="00D075D8" w:rsidRPr="00D075D8">
        <w:t>), and a Gaussian error structure was applied to the log-transformed variable. Model diagnostics (residual plots) confirm</w:t>
      </w:r>
      <w:r w:rsidR="00D075D8">
        <w:t>ed</w:t>
      </w:r>
      <w:r w:rsidR="00D075D8" w:rsidRPr="00D075D8">
        <w:t xml:space="preserve"> appropriate fit</w:t>
      </w:r>
      <w:r w:rsidR="00D075D8">
        <w:t xml:space="preserve"> for the models involving detection latency and</w:t>
      </w:r>
      <w:r w:rsidR="00D075D8" w:rsidRPr="00D075D8">
        <w:t xml:space="preserve"> are provided in the Supplementary Material.</w:t>
      </w:r>
    </w:p>
    <w:p w14:paraId="05D4503E" w14:textId="3E28B0FE" w:rsidR="00D075D8" w:rsidRPr="00D075D8" w:rsidRDefault="0068589B" w:rsidP="006671A8">
      <w:pPr>
        <w:spacing w:line="276" w:lineRule="auto"/>
        <w:jc w:val="both"/>
      </w:pPr>
      <w:r w:rsidRPr="0068589B">
        <w:t xml:space="preserve">We </w:t>
      </w:r>
      <w:r w:rsidR="00326814" w:rsidRPr="0068589B">
        <w:t>modelled</w:t>
      </w:r>
      <w:r w:rsidRPr="0068589B">
        <w:t xml:space="preserve"> the two cue types separately because our </w:t>
      </w:r>
      <w:r w:rsidR="004E4D1D">
        <w:t>question</w:t>
      </w:r>
      <w:r w:rsidRPr="0068589B">
        <w:t xml:space="preserve"> concerned the effect</w:t>
      </w:r>
      <w:r w:rsidR="004E4D1D">
        <w:t>s</w:t>
      </w:r>
      <w:r w:rsidRPr="0068589B">
        <w:t xml:space="preserve"> of prenatal conditions on detection within each </w:t>
      </w:r>
      <w:r w:rsidR="004E4D1D">
        <w:t>sensory</w:t>
      </w:r>
      <w:r w:rsidRPr="0068589B">
        <w:t xml:space="preserve"> modality, not differences in detection between </w:t>
      </w:r>
      <w:r w:rsidR="004E4D1D">
        <w:t>cue types</w:t>
      </w:r>
      <w:r w:rsidRPr="0068589B">
        <w:t xml:space="preserve"> </w:t>
      </w:r>
      <w:r w:rsidRPr="0068589B">
        <w:rPr>
          <w:i/>
          <w:iCs/>
        </w:rPr>
        <w:t>per se</w:t>
      </w:r>
      <w:r w:rsidRPr="0068589B">
        <w:t xml:space="preserve">. </w:t>
      </w:r>
      <w:r w:rsidR="004E4D1D">
        <w:t>To answer that question with all trials merged, we</w:t>
      </w:r>
      <w:r w:rsidRPr="0068589B">
        <w:t xml:space="preserve"> would require modelling a three-way interaction between incubation temperature, CORT treatment, and cue modality, complicating interpretation without adding inferential value </w:t>
      </w:r>
      <w:r w:rsidRPr="0068589B">
        <w:lastRenderedPageBreak/>
        <w:t>to our primary research question. Running separate models per modality</w:t>
      </w:r>
      <w:r>
        <w:t>,</w:t>
      </w:r>
      <w:r w:rsidRPr="0068589B">
        <w:t xml:space="preserve"> analogously to how we </w:t>
      </w:r>
      <w:r w:rsidR="00326814" w:rsidRPr="0068589B">
        <w:t>modelled</w:t>
      </w:r>
      <w:r w:rsidRPr="0068589B">
        <w:t xml:space="preserve"> each brain region separately</w:t>
      </w:r>
      <w:r>
        <w:t>,</w:t>
      </w:r>
      <w:r w:rsidRPr="0068589B">
        <w:t xml:space="preserve"> allows us to directly assess prenatal treatment effects within each sensory system</w:t>
      </w:r>
      <w:r>
        <w:t>.</w:t>
      </w:r>
      <w:r w:rsidR="00D075D8" w:rsidRPr="00D075D8">
        <w:t xml:space="preserve"> </w:t>
      </w:r>
    </w:p>
    <w:p w14:paraId="64AB95C2" w14:textId="77777777" w:rsidR="006671A8" w:rsidRPr="00D075D8" w:rsidRDefault="006671A8" w:rsidP="006671A8">
      <w:pPr>
        <w:spacing w:line="276" w:lineRule="auto"/>
        <w:jc w:val="both"/>
      </w:pPr>
      <w:r w:rsidRPr="006671A8">
        <w:br/>
      </w:r>
      <w:r w:rsidRPr="00D075D8">
        <w:t>Line 256- Final model fit should be chosen by model selection, rather than removing non-significant effects.</w:t>
      </w:r>
    </w:p>
    <w:p w14:paraId="2CB1A7D2" w14:textId="5276F690" w:rsidR="00D075D8" w:rsidRDefault="006671A8" w:rsidP="006671A8">
      <w:pPr>
        <w:spacing w:line="276" w:lineRule="auto"/>
        <w:jc w:val="both"/>
      </w:pPr>
      <w:r w:rsidRPr="00D075D8">
        <w:rPr>
          <w:b/>
          <w:bCs/>
        </w:rPr>
        <w:t>RESPONSE:</w:t>
      </w:r>
      <w:r w:rsidR="00D075D8">
        <w:rPr>
          <w:b/>
          <w:bCs/>
        </w:rPr>
        <w:t xml:space="preserve"> </w:t>
      </w:r>
      <w:r w:rsidR="00D075D8" w:rsidRPr="00D075D8">
        <w:t>We did not use formal model selection (e.g., AIC or LOO) to choose the final model structure</w:t>
      </w:r>
      <w:r w:rsidR="00D075D8">
        <w:t>,</w:t>
      </w:r>
      <w:r w:rsidR="00D075D8" w:rsidRPr="00D075D8">
        <w:t xml:space="preserve"> and </w:t>
      </w:r>
      <w:r w:rsidR="00D075D8">
        <w:t xml:space="preserve">we </w:t>
      </w:r>
      <w:r w:rsidR="00D075D8" w:rsidRPr="00D075D8">
        <w:t xml:space="preserve">agree that removing predictors based solely on statistical significance is not an appropriate approach to model selection. </w:t>
      </w:r>
      <w:r w:rsidR="00D075D8">
        <w:t xml:space="preserve">However, </w:t>
      </w:r>
      <w:r w:rsidR="00D075D8" w:rsidRPr="00D075D8">
        <w:t xml:space="preserve">we were concerned that </w:t>
      </w:r>
      <w:r w:rsidR="00D075D8">
        <w:t>the lack of effect of our factors of interest in the preliminary models</w:t>
      </w:r>
      <w:r w:rsidR="00D075D8" w:rsidRPr="00D075D8">
        <w:t xml:space="preserve"> could reflect a Type II error driven by excess model complexity (e.g., inflated uncertainty from non-focal covariates). We therefore conducted a sensitivity analysis, running simplified models excluding non-focal, non-significant covariates while always retaining our factors of interest, to check whether estimates and uncertainty around our factors of interest were robust to covariate specification.</w:t>
      </w:r>
      <w:r w:rsidR="00D075D8">
        <w:t xml:space="preserve"> </w:t>
      </w:r>
      <w:r w:rsidR="00D075D8" w:rsidRPr="00D075D8">
        <w:t>We report the simplified models as our final models, as this facilitated more manageable handling of posterior distributions for the figures and tables.</w:t>
      </w:r>
      <w:r w:rsidR="00D075D8">
        <w:t xml:space="preserve"> </w:t>
      </w:r>
      <w:r w:rsidR="0065468F">
        <w:t xml:space="preserve">Importantly, we retained all main effects that were of interest regardless of significance. We only simplified interactions. </w:t>
      </w:r>
      <w:r w:rsidR="00D075D8">
        <w:t xml:space="preserve">However, the results of the </w:t>
      </w:r>
      <w:r w:rsidR="004B16E0">
        <w:t xml:space="preserve">full </w:t>
      </w:r>
      <w:r w:rsidR="00D075D8">
        <w:t>models are reported fully in the Supplementary Material</w:t>
      </w:r>
      <w:r w:rsidR="00B31C1D">
        <w:t xml:space="preserve"> (Tables S9-S24</w:t>
      </w:r>
      <w:proofErr w:type="gramStart"/>
      <w:r w:rsidR="00B31C1D">
        <w:t>)</w:t>
      </w:r>
      <w:r w:rsidR="004B16E0">
        <w:t>, and</w:t>
      </w:r>
      <w:proofErr w:type="gramEnd"/>
      <w:r w:rsidR="00B31C1D">
        <w:t xml:space="preserve"> show no differences in the results obtained in the final models.</w:t>
      </w:r>
      <w:r w:rsidR="00D075D8">
        <w:t xml:space="preserve"> </w:t>
      </w:r>
    </w:p>
    <w:p w14:paraId="79EB352A" w14:textId="18EF3ADB" w:rsidR="006671A8" w:rsidRDefault="006671A8" w:rsidP="006671A8">
      <w:pPr>
        <w:spacing w:line="276" w:lineRule="auto"/>
        <w:jc w:val="both"/>
      </w:pPr>
      <w:r w:rsidRPr="006671A8">
        <w:br/>
        <w:t xml:space="preserve">Line 290- It is unclear from the methods that </w:t>
      </w:r>
      <w:proofErr w:type="gramStart"/>
      <w:r w:rsidRPr="006671A8">
        <w:t>each individual</w:t>
      </w:r>
      <w:proofErr w:type="gramEnd"/>
      <w:r w:rsidRPr="006671A8">
        <w:t xml:space="preserve"> got all 4 assays. You should state how far apart the assays were in time, </w:t>
      </w:r>
      <w:proofErr w:type="gramStart"/>
      <w:r w:rsidRPr="006671A8">
        <w:t>and also</w:t>
      </w:r>
      <w:proofErr w:type="gramEnd"/>
      <w:r w:rsidRPr="006671A8">
        <w:t xml:space="preserve"> control for that statistically, to see if there were differences in </w:t>
      </w:r>
      <w:proofErr w:type="spellStart"/>
      <w:r w:rsidRPr="006671A8">
        <w:t>behavior</w:t>
      </w:r>
      <w:proofErr w:type="spellEnd"/>
      <w:r w:rsidRPr="006671A8">
        <w:t xml:space="preserve"> across the assays.</w:t>
      </w:r>
    </w:p>
    <w:p w14:paraId="4F638FFB" w14:textId="057560A9" w:rsidR="006671A8" w:rsidRPr="007A0AA8" w:rsidRDefault="006671A8" w:rsidP="006671A8">
      <w:pPr>
        <w:spacing w:line="276" w:lineRule="auto"/>
        <w:jc w:val="both"/>
      </w:pPr>
      <w:r w:rsidRPr="006671A8">
        <w:rPr>
          <w:b/>
          <w:bCs/>
        </w:rPr>
        <w:t>RESPONSE:</w:t>
      </w:r>
      <w:r w:rsidR="007A0AA8">
        <w:t xml:space="preserve"> Thank you for your suggestion. We have included information in this regard in the methods to make clear the number of tests per lizard: “</w:t>
      </w:r>
      <w:r w:rsidR="007A0AA8" w:rsidRPr="007A0AA8">
        <w:t xml:space="preserve">We conducted </w:t>
      </w:r>
      <w:r w:rsidR="007A0AA8">
        <w:t xml:space="preserve">one test per stimuli and prey familiarity per lizard (i.e. </w:t>
      </w:r>
      <w:r w:rsidR="007A0AA8" w:rsidRPr="007A0AA8">
        <w:t>a total of four tests per lizard</w:t>
      </w:r>
      <w:r w:rsidR="007A0AA8">
        <w:t xml:space="preserve">, </w:t>
      </w:r>
      <w:r w:rsidR="007A0AA8" w:rsidRPr="007A0AA8">
        <w:t xml:space="preserve">see </w:t>
      </w:r>
      <w:r w:rsidR="007A0AA8">
        <w:t>Fig. 1</w:t>
      </w:r>
      <w:r w:rsidR="007A0AA8" w:rsidRPr="007A0AA8">
        <w:t>C)</w:t>
      </w:r>
      <w:r w:rsidR="007A0AA8">
        <w:t>, leaving</w:t>
      </w:r>
      <w:r w:rsidR="007A0AA8" w:rsidRPr="007A0AA8">
        <w:t xml:space="preserve"> 4</w:t>
      </w:r>
      <w:r w:rsidR="007A0AA8">
        <w:t>8 hours between the beginning of each test</w:t>
      </w:r>
      <w:r w:rsidR="007A0AA8" w:rsidRPr="007A0AA8">
        <w:t>.</w:t>
      </w:r>
      <w:r w:rsidR="007A0AA8">
        <w:t>” (</w:t>
      </w:r>
      <w:r w:rsidR="007A0AA8" w:rsidRPr="007A0AA8">
        <w:rPr>
          <w:highlight w:val="yellow"/>
        </w:rPr>
        <w:t>LINES</w:t>
      </w:r>
      <w:r w:rsidR="007A0AA8">
        <w:t>)</w:t>
      </w:r>
      <w:r w:rsidR="00D075D8">
        <w:t>.</w:t>
      </w:r>
    </w:p>
    <w:p w14:paraId="6DACB737" w14:textId="77777777" w:rsidR="006671A8" w:rsidRDefault="006671A8" w:rsidP="006671A8">
      <w:pPr>
        <w:spacing w:line="276" w:lineRule="auto"/>
        <w:jc w:val="both"/>
      </w:pPr>
      <w:r w:rsidRPr="006671A8">
        <w:br/>
        <w:t>Line 313- although</w:t>
      </w:r>
    </w:p>
    <w:p w14:paraId="15FD9FCA" w14:textId="06FA31F9" w:rsidR="006671A8" w:rsidRPr="006671A8" w:rsidRDefault="006671A8" w:rsidP="006671A8">
      <w:pPr>
        <w:spacing w:line="276" w:lineRule="auto"/>
        <w:jc w:val="both"/>
        <w:rPr>
          <w:b/>
          <w:bCs/>
        </w:rPr>
      </w:pPr>
      <w:r w:rsidRPr="006671A8">
        <w:rPr>
          <w:b/>
          <w:bCs/>
        </w:rPr>
        <w:t>RESPONSE:</w:t>
      </w:r>
      <w:r w:rsidR="00D075D8">
        <w:rPr>
          <w:b/>
          <w:bCs/>
        </w:rPr>
        <w:t xml:space="preserve"> </w:t>
      </w:r>
      <w:r w:rsidR="00D075D8" w:rsidRPr="00D075D8">
        <w:t>C</w:t>
      </w:r>
      <w:r w:rsidR="00D075D8">
        <w:t>o</w:t>
      </w:r>
      <w:r w:rsidR="00D075D8" w:rsidRPr="00D075D8">
        <w:t>rrected</w:t>
      </w:r>
    </w:p>
    <w:p w14:paraId="2134C31B" w14:textId="77777777" w:rsidR="006671A8" w:rsidRPr="008C5DA4" w:rsidRDefault="006671A8" w:rsidP="006671A8">
      <w:pPr>
        <w:spacing w:line="276" w:lineRule="auto"/>
        <w:jc w:val="both"/>
      </w:pPr>
      <w:r w:rsidRPr="006671A8">
        <w:br/>
      </w:r>
      <w:r w:rsidRPr="008C5DA4">
        <w:t>Line 386- or that there are additive effects of the two stressors</w:t>
      </w:r>
    </w:p>
    <w:p w14:paraId="002DB383" w14:textId="04D67913" w:rsidR="006671A8" w:rsidRPr="001B0DC6" w:rsidRDefault="006671A8" w:rsidP="006671A8">
      <w:pPr>
        <w:spacing w:line="276" w:lineRule="auto"/>
        <w:jc w:val="both"/>
      </w:pPr>
      <w:r w:rsidRPr="008C5DA4">
        <w:rPr>
          <w:b/>
          <w:bCs/>
        </w:rPr>
        <w:t>RESPONSE:</w:t>
      </w:r>
      <w:r w:rsidR="008C5DA4" w:rsidRPr="008C5DA4">
        <w:rPr>
          <w:b/>
          <w:bCs/>
        </w:rPr>
        <w:t xml:space="preserve"> </w:t>
      </w:r>
      <w:r w:rsidR="001B0DC6" w:rsidRPr="001B0DC6">
        <w:t>We thank the reviewer for this suggestion. We note that our models detected a</w:t>
      </w:r>
      <w:r w:rsidR="001B0DC6">
        <w:t xml:space="preserve">n </w:t>
      </w:r>
      <w:r w:rsidR="001B0DC6" w:rsidRPr="001B0DC6">
        <w:t>interaction between CORT and temperature on lipid peroxidation, indicating that the elevated levels observed in the CORT-Cold group are not simply additive</w:t>
      </w:r>
      <w:r w:rsidR="001B0DC6">
        <w:t xml:space="preserve">. </w:t>
      </w:r>
    </w:p>
    <w:p w14:paraId="44E77091" w14:textId="77777777" w:rsidR="006671A8" w:rsidRPr="00BE5F91" w:rsidRDefault="006671A8" w:rsidP="006671A8">
      <w:pPr>
        <w:spacing w:line="276" w:lineRule="auto"/>
        <w:jc w:val="both"/>
      </w:pPr>
      <w:r w:rsidRPr="00D075D8">
        <w:rPr>
          <w:highlight w:val="red"/>
        </w:rPr>
        <w:lastRenderedPageBreak/>
        <w:br/>
      </w:r>
      <w:r w:rsidRPr="00BE5F91">
        <w:t xml:space="preserve">Line 394-395- Alternatively, CORT increases lipid peroxidation under hot temperatures. Is hot stressful? I think it would be useful to reframe this a bit and talk a bit more about multiple stressors and their potential interaction, rather than just the possibility that they affect different pathways. Generally, I found that the discussion of these results would benefit from a bit more nuanced consideration about how everything fits together because the </w:t>
      </w:r>
      <w:proofErr w:type="gramStart"/>
      <w:r w:rsidRPr="00BE5F91">
        <w:t>take away</w:t>
      </w:r>
      <w:proofErr w:type="gramEnd"/>
      <w:r w:rsidRPr="00BE5F91">
        <w:t xml:space="preserve"> message was not very clear.</w:t>
      </w:r>
    </w:p>
    <w:p w14:paraId="7DD6403E" w14:textId="0E0DBA88" w:rsidR="006671A8" w:rsidRPr="00BE5F91" w:rsidRDefault="006671A8" w:rsidP="006671A8">
      <w:pPr>
        <w:spacing w:line="276" w:lineRule="auto"/>
        <w:jc w:val="both"/>
        <w:rPr>
          <w:b/>
          <w:bCs/>
        </w:rPr>
      </w:pPr>
      <w:r w:rsidRPr="00BE5F91">
        <w:rPr>
          <w:b/>
          <w:bCs/>
        </w:rPr>
        <w:t>RESPONSE:</w:t>
      </w:r>
      <w:r w:rsidR="00BE5F91" w:rsidRPr="00BE5F91">
        <w:rPr>
          <w:b/>
          <w:bCs/>
        </w:rPr>
        <w:t xml:space="preserve"> </w:t>
      </w:r>
      <w:r w:rsidR="0042069E" w:rsidRPr="0042069E">
        <w:t>We believe the original phrasing led to a misunderstanding: hot-incubated, CORT-treated lizards had lower lipid peroxidation than cold-incubated, CORT-treated lizards, in both brain regions</w:t>
      </w:r>
      <w:r w:rsidR="00005FDF">
        <w:t>,</w:t>
      </w:r>
      <w:r w:rsidR="0042069E" w:rsidRPr="0042069E">
        <w:t xml:space="preserve"> not higher as the reviewer's comment suggests.</w:t>
      </w:r>
      <w:r w:rsidR="00BE5F91" w:rsidRPr="00BE5F91">
        <w:t xml:space="preserve"> We have modified the sentence for clarity: “</w:t>
      </w:r>
      <w:r w:rsidR="00005FDF" w:rsidRPr="00005FDF">
        <w:t>These examples show that GCs and thermal environment can upregulate some, but not all, antioxidant pathways, which may explain why the same incubation treatments in our experiment yield distinct effects on different oxidative damage markers</w:t>
      </w:r>
      <w:r w:rsidR="00BE5F91" w:rsidRPr="00BE5F91">
        <w:t xml:space="preserve">.” (see </w:t>
      </w:r>
      <w:r w:rsidR="00BE5F91" w:rsidRPr="00BE5F91">
        <w:rPr>
          <w:highlight w:val="yellow"/>
        </w:rPr>
        <w:t>LINES</w:t>
      </w:r>
      <w:r w:rsidR="00BE5F91" w:rsidRPr="00BE5F91">
        <w:t xml:space="preserve">) </w:t>
      </w:r>
    </w:p>
    <w:p w14:paraId="1DB4B67E" w14:textId="77777777" w:rsidR="006671A8" w:rsidRPr="0042069E" w:rsidRDefault="006671A8" w:rsidP="006671A8">
      <w:pPr>
        <w:spacing w:line="276" w:lineRule="auto"/>
        <w:jc w:val="both"/>
      </w:pPr>
      <w:r w:rsidRPr="00D075D8">
        <w:rPr>
          <w:highlight w:val="red"/>
        </w:rPr>
        <w:br/>
      </w:r>
      <w:r w:rsidRPr="0042069E">
        <w:t>Line 402-404- Why would this happen at hot incubation temperatures?</w:t>
      </w:r>
    </w:p>
    <w:p w14:paraId="38C9D052" w14:textId="54AF6BED" w:rsidR="006671A8" w:rsidRPr="0042069E" w:rsidRDefault="006671A8" w:rsidP="006671A8">
      <w:pPr>
        <w:spacing w:line="276" w:lineRule="auto"/>
        <w:jc w:val="both"/>
        <w:rPr>
          <w:b/>
          <w:bCs/>
        </w:rPr>
      </w:pPr>
      <w:r w:rsidRPr="0042069E">
        <w:rPr>
          <w:b/>
          <w:bCs/>
        </w:rPr>
        <w:t>RESPONSE:</w:t>
      </w:r>
      <w:r w:rsidR="0042069E" w:rsidRPr="0042069E">
        <w:rPr>
          <w:b/>
          <w:bCs/>
        </w:rPr>
        <w:t xml:space="preserve"> </w:t>
      </w:r>
      <w:r w:rsidR="0042069E" w:rsidRPr="0042069E">
        <w:t xml:space="preserve">We appreciate the reviewer's comment. Metabolic rate in ectotherms typically increases with temperature, and elevated metabolic rate can increase ROS production beyond antioxidant capacity, which was the reasoning behind our original explanation. However, this does not account for our results: CORT-treated hot-incubated lizards had lower lipid peroxidation than CORT-treated cold-incubated lizards, the opposite of what this mechanism would predict. </w:t>
      </w:r>
      <w:r w:rsidR="0042069E">
        <w:t>W</w:t>
      </w:r>
      <w:r w:rsidR="0042069E" w:rsidRPr="0042069E">
        <w:t>e have removed this line from the manuscript rather than retain an explanation inconsistent with our own data.</w:t>
      </w:r>
    </w:p>
    <w:p w14:paraId="43914A86" w14:textId="77777777" w:rsidR="006671A8" w:rsidRPr="004B37AF" w:rsidRDefault="006671A8" w:rsidP="006671A8">
      <w:pPr>
        <w:spacing w:line="276" w:lineRule="auto"/>
        <w:jc w:val="both"/>
      </w:pPr>
      <w:r w:rsidRPr="00D075D8">
        <w:rPr>
          <w:highlight w:val="red"/>
        </w:rPr>
        <w:br/>
      </w:r>
      <w:r w:rsidRPr="004B37AF">
        <w:t>Line 424-433- If this is true, why not also in the visual treatment? I think you need to expand this explanation a bit.</w:t>
      </w:r>
    </w:p>
    <w:p w14:paraId="37E4D11E" w14:textId="1A47FA86" w:rsidR="006671A8" w:rsidRPr="004B37AF" w:rsidRDefault="006671A8" w:rsidP="006671A8">
      <w:pPr>
        <w:spacing w:line="276" w:lineRule="auto"/>
        <w:jc w:val="both"/>
        <w:rPr>
          <w:b/>
          <w:bCs/>
        </w:rPr>
      </w:pPr>
      <w:r w:rsidRPr="004B37AF">
        <w:rPr>
          <w:b/>
          <w:bCs/>
        </w:rPr>
        <w:t>RESPONSE:</w:t>
      </w:r>
      <w:r w:rsidR="004B37AF" w:rsidRPr="004B37AF">
        <w:rPr>
          <w:b/>
          <w:bCs/>
        </w:rPr>
        <w:t xml:space="preserve"> </w:t>
      </w:r>
      <w:r w:rsidR="004B37AF" w:rsidRPr="004B37AF">
        <w:t xml:space="preserve">We thank the reviewer for this comment. We agree that our original explanation did not adequately address why a motivational shift would selectively enhance chemical but not visual detection. We have substantially revised this section of the Discussion. We now note this same limitation explicitly (i.e., that motivational changes alone do not explain the chemical/visual asymmetry), and instead prioritise an alternative explanation, that prenatal CORT may affect additional brain regions beyond those examined here, with regions supporting chemical and visual detection potentially differing in their sensitivity to CORT (see </w:t>
      </w:r>
      <w:r w:rsidR="004B37AF" w:rsidRPr="004B37AF">
        <w:rPr>
          <w:highlight w:val="yellow"/>
        </w:rPr>
        <w:t>LINES</w:t>
      </w:r>
      <w:r w:rsidR="004B37AF" w:rsidRPr="004B37AF">
        <w:t>).</w:t>
      </w:r>
    </w:p>
    <w:p w14:paraId="648EB7D1" w14:textId="77777777" w:rsidR="006671A8" w:rsidRPr="00E17DF1" w:rsidRDefault="006671A8" w:rsidP="006671A8">
      <w:pPr>
        <w:spacing w:line="276" w:lineRule="auto"/>
        <w:jc w:val="both"/>
      </w:pPr>
      <w:r w:rsidRPr="00D075D8">
        <w:rPr>
          <w:highlight w:val="red"/>
        </w:rPr>
        <w:br/>
      </w:r>
      <w:r w:rsidRPr="00E17DF1">
        <w:t>Line 462-463- did you test for an age by treatment interaction?</w:t>
      </w:r>
    </w:p>
    <w:p w14:paraId="0461C37E" w14:textId="07806390" w:rsidR="004A2C3E" w:rsidRPr="00E17DF1" w:rsidRDefault="006671A8" w:rsidP="006671A8">
      <w:pPr>
        <w:spacing w:line="276" w:lineRule="auto"/>
        <w:jc w:val="both"/>
      </w:pPr>
      <w:r w:rsidRPr="00E17DF1">
        <w:rPr>
          <w:b/>
          <w:bCs/>
        </w:rPr>
        <w:t>RESPONSE:</w:t>
      </w:r>
      <w:r w:rsidR="00E17DF1" w:rsidRPr="00E17DF1">
        <w:rPr>
          <w:b/>
          <w:bCs/>
        </w:rPr>
        <w:t xml:space="preserve"> </w:t>
      </w:r>
      <w:r w:rsidR="00E17DF1" w:rsidRPr="00E17DF1">
        <w:t>We did not test for an age</w:t>
      </w:r>
      <w:r w:rsidR="00FC7282">
        <w:t xml:space="preserve"> x </w:t>
      </w:r>
      <w:r w:rsidR="00E17DF1" w:rsidRPr="00E17DF1">
        <w:t>treatment interaction</w:t>
      </w:r>
      <w:r w:rsidR="00B83B85">
        <w:t xml:space="preserve"> as we consider that it would</w:t>
      </w:r>
      <w:r w:rsidR="004A2C3E" w:rsidRPr="004A2C3E">
        <w:t xml:space="preserve"> </w:t>
      </w:r>
      <w:r w:rsidR="00B83B85">
        <w:t>address</w:t>
      </w:r>
      <w:r w:rsidR="004A2C3E" w:rsidRPr="004A2C3E">
        <w:t xml:space="preserve"> a different question from whether prenatal conditions affect these traits </w:t>
      </w:r>
      <w:r w:rsidR="004A2C3E" w:rsidRPr="004A2C3E">
        <w:lastRenderedPageBreak/>
        <w:t xml:space="preserve">overall. </w:t>
      </w:r>
      <w:r w:rsidR="00B83B85">
        <w:t xml:space="preserve">We, nonetheless, accounted for age by including it as a covariate. </w:t>
      </w:r>
      <w:r w:rsidR="0065468F">
        <w:t>However</w:t>
      </w:r>
      <w:r w:rsidR="00B83B85">
        <w:t xml:space="preserve">, </w:t>
      </w:r>
      <w:r w:rsidR="00E51A3D">
        <w:t>w</w:t>
      </w:r>
      <w:r w:rsidR="004A2C3E">
        <w:t xml:space="preserve">e </w:t>
      </w:r>
      <w:r w:rsidR="00E51A3D">
        <w:t xml:space="preserve">include </w:t>
      </w:r>
      <w:r w:rsidR="00B86508">
        <w:t>here (Tables R1, R2) and in the Supplementary Material (Tables S26, S27)</w:t>
      </w:r>
      <w:r w:rsidR="00E51A3D">
        <w:t xml:space="preserve"> the results of the models with the three-way age x temperature x CORT interaction. </w:t>
      </w:r>
      <w:r w:rsidR="0065468F">
        <w:t>Although, we believe these interactions should be treated cautiously. S</w:t>
      </w:r>
      <w:r w:rsidR="00B86508">
        <w:t>ensitivity analyses removing some potential outliers (see Fig. R1 here or Fig S18 in the Supplementary Material) found that most of the interactions were likely driven by a few older individuals</w:t>
      </w:r>
      <w:r w:rsidR="00450153">
        <w:t>. It is clear more replication of older animals is needed to be confident in the robustness of these interactions</w:t>
      </w:r>
      <w:r w:rsidR="00B86508">
        <w:t xml:space="preserve">. As such, </w:t>
      </w:r>
      <w:r w:rsidR="00450153">
        <w:t xml:space="preserve">we present these models in </w:t>
      </w:r>
      <w:proofErr w:type="gramStart"/>
      <w:r w:rsidR="00450153">
        <w:t xml:space="preserve">the </w:t>
      </w:r>
      <w:r w:rsidR="00B86508">
        <w:t xml:space="preserve"> Supplementary</w:t>
      </w:r>
      <w:proofErr w:type="gramEnd"/>
      <w:r w:rsidR="00B86508">
        <w:t xml:space="preserve"> Material together with a brief mention in the Discussion: “</w:t>
      </w:r>
      <w:r w:rsidR="00B86508" w:rsidRPr="00D268E0">
        <w:t>Analyses exploring treatments and age interactions suggested that some treatment effects may change with age (</w:t>
      </w:r>
      <w:r w:rsidR="00B86508" w:rsidRPr="00D268E0">
        <w:rPr>
          <w:i/>
          <w:iCs/>
        </w:rPr>
        <w:t>Tables S26, S27</w:t>
      </w:r>
      <w:r w:rsidR="00B86508" w:rsidRPr="00D268E0">
        <w:t xml:space="preserve"> in </w:t>
      </w:r>
      <w:r w:rsidR="00B86508" w:rsidRPr="00D268E0">
        <w:rPr>
          <w:i/>
          <w:iCs/>
        </w:rPr>
        <w:t>Supplementary Material</w:t>
      </w:r>
      <w:r w:rsidR="00B86508" w:rsidRPr="00D268E0">
        <w:t>). However, most interaction effects were not robust to sensitivity analyses excluding potential outliers at the upper tail of the age distribution (</w:t>
      </w:r>
      <w:r w:rsidR="00B86508" w:rsidRPr="00D268E0">
        <w:rPr>
          <w:i/>
          <w:iCs/>
        </w:rPr>
        <w:t>Fig. S18; Tables S26, S27</w:t>
      </w:r>
      <w:r w:rsidR="00B86508" w:rsidRPr="00D268E0">
        <w:t xml:space="preserve"> in </w:t>
      </w:r>
      <w:r w:rsidR="00B86508" w:rsidRPr="00D268E0">
        <w:rPr>
          <w:i/>
          <w:iCs/>
        </w:rPr>
        <w:t>Supplementary Material</w:t>
      </w:r>
      <w:r w:rsidR="00B86508" w:rsidRPr="00D268E0">
        <w:t>), suggesting they may be driven by a limited number of older individuals. Future studies sampling across a broader age range would help clarify whether prenatal effects on oxidative damage and mitochondrial physiology emerge or intensify as animals age.</w:t>
      </w:r>
      <w:r w:rsidR="00B86508">
        <w:t>” (</w:t>
      </w:r>
      <w:r w:rsidR="00B86508" w:rsidRPr="00B86508">
        <w:rPr>
          <w:highlight w:val="yellow"/>
        </w:rPr>
        <w:t>LINES</w:t>
      </w:r>
      <w:r w:rsidR="00B86508">
        <w:t xml:space="preserve">) </w:t>
      </w:r>
      <w:r w:rsidR="00E51A3D">
        <w:t>(more information in the major comment above)</w:t>
      </w:r>
      <w:r w:rsidR="00E51A3D" w:rsidRPr="004A2C3E">
        <w:t xml:space="preserve">. </w:t>
      </w:r>
    </w:p>
    <w:p w14:paraId="740BBAB3" w14:textId="77777777" w:rsidR="006671A8" w:rsidRDefault="006671A8" w:rsidP="006671A8">
      <w:pPr>
        <w:spacing w:line="276" w:lineRule="auto"/>
        <w:jc w:val="both"/>
      </w:pPr>
      <w:r w:rsidRPr="006671A8">
        <w:br/>
        <w:t>All the figures are quite grainy –is there a way to improve resolution?</w:t>
      </w:r>
    </w:p>
    <w:p w14:paraId="01064E75" w14:textId="501B3ED6" w:rsidR="006671A8" w:rsidRPr="006671A8" w:rsidRDefault="006671A8" w:rsidP="006671A8">
      <w:pPr>
        <w:spacing w:line="276" w:lineRule="auto"/>
        <w:jc w:val="both"/>
        <w:rPr>
          <w:b/>
          <w:bCs/>
        </w:rPr>
      </w:pPr>
      <w:r w:rsidRPr="006671A8">
        <w:rPr>
          <w:b/>
          <w:bCs/>
        </w:rPr>
        <w:t>RESPONSE:</w:t>
      </w:r>
      <w:r w:rsidR="00E17DF1">
        <w:rPr>
          <w:b/>
          <w:bCs/>
        </w:rPr>
        <w:t xml:space="preserve"> </w:t>
      </w:r>
      <w:r w:rsidR="00E17DF1" w:rsidRPr="00E17DF1">
        <w:t>We apologise for the inconvenience. Figures were originally saved as TIFF files at 600dpi; however, file size compression was needed to meet the platform's upload limits for the combined manuscript PDF used in review, which reduced image quality. For the resubmission, we will upload the figures as separate high-resolution files (as most journal submission systems allow larger file sizes for individual figure uploads than for the combined manuscript PDF), which should resolve this issue.</w:t>
      </w:r>
    </w:p>
    <w:p w14:paraId="11AB8578" w14:textId="77777777" w:rsidR="006671A8" w:rsidRDefault="006671A8" w:rsidP="006671A8">
      <w:pPr>
        <w:spacing w:line="276" w:lineRule="auto"/>
        <w:jc w:val="both"/>
      </w:pPr>
      <w:r w:rsidRPr="006671A8">
        <w:br/>
        <w:t>Figure 2 legend- there are no significant differences, correct? If so, I would remove the asterisks statement</w:t>
      </w:r>
    </w:p>
    <w:p w14:paraId="7C2C0D1B" w14:textId="353830DC" w:rsidR="006671A8" w:rsidRPr="00E17DF1" w:rsidRDefault="006671A8" w:rsidP="006671A8">
      <w:pPr>
        <w:spacing w:line="276" w:lineRule="auto"/>
        <w:jc w:val="both"/>
      </w:pPr>
      <w:r w:rsidRPr="006671A8">
        <w:rPr>
          <w:b/>
          <w:bCs/>
        </w:rPr>
        <w:t>RESPONSE:</w:t>
      </w:r>
      <w:r w:rsidR="00E17DF1">
        <w:rPr>
          <w:b/>
          <w:bCs/>
        </w:rPr>
        <w:t xml:space="preserve"> </w:t>
      </w:r>
      <w:r w:rsidR="00E17DF1" w:rsidRPr="00E17DF1">
        <w:t xml:space="preserve">We have retained the statement for consistency across figure </w:t>
      </w:r>
      <w:r w:rsidR="003C422F" w:rsidRPr="00E17DF1">
        <w:t>legends but</w:t>
      </w:r>
      <w:r w:rsidR="00E17DF1" w:rsidRPr="00E17DF1">
        <w:t xml:space="preserve"> have added an explicit note confirming that no significant differences were detected in this </w:t>
      </w:r>
      <w:proofErr w:type="gramStart"/>
      <w:r w:rsidR="00E17DF1" w:rsidRPr="00E17DF1">
        <w:t>particular figure</w:t>
      </w:r>
      <w:proofErr w:type="gramEnd"/>
      <w:r w:rsidR="00E17DF1" w:rsidRPr="00E17DF1">
        <w:t xml:space="preserve"> to avoid any ambiguity</w:t>
      </w:r>
      <w:r w:rsidR="00E17DF1">
        <w:t>: “</w:t>
      </w:r>
      <w:r w:rsidR="00E17DF1" w:rsidRPr="00E17DF1">
        <w:t>No significant differences were detected in this figure.</w:t>
      </w:r>
      <w:r w:rsidR="00E17DF1">
        <w:t>” (</w:t>
      </w:r>
      <w:proofErr w:type="gramStart"/>
      <w:r w:rsidR="00E17DF1">
        <w:t>see</w:t>
      </w:r>
      <w:proofErr w:type="gramEnd"/>
      <w:r w:rsidR="00E17DF1">
        <w:t xml:space="preserve"> Fig 2. Caption).</w:t>
      </w:r>
    </w:p>
    <w:p w14:paraId="47CBCF3C" w14:textId="77777777" w:rsidR="006671A8" w:rsidRDefault="006671A8" w:rsidP="006671A8">
      <w:pPr>
        <w:spacing w:line="276" w:lineRule="auto"/>
        <w:jc w:val="both"/>
      </w:pPr>
      <w:r w:rsidRPr="006671A8">
        <w:br/>
        <w:t xml:space="preserve">Figure 2 and 3- what do the </w:t>
      </w:r>
      <w:proofErr w:type="spellStart"/>
      <w:r w:rsidRPr="006671A8">
        <w:t>colored</w:t>
      </w:r>
      <w:proofErr w:type="spellEnd"/>
      <w:r w:rsidRPr="006671A8">
        <w:t xml:space="preserve"> areas represent? 95% confidence intervals?</w:t>
      </w:r>
    </w:p>
    <w:p w14:paraId="3E37D450" w14:textId="3788E54F" w:rsidR="006671A8" w:rsidRDefault="006671A8" w:rsidP="006671A8">
      <w:pPr>
        <w:spacing w:line="276" w:lineRule="auto"/>
        <w:jc w:val="both"/>
      </w:pPr>
      <w:r w:rsidRPr="006671A8">
        <w:rPr>
          <w:b/>
          <w:bCs/>
        </w:rPr>
        <w:t>RESPONSE:</w:t>
      </w:r>
      <w:r w:rsidR="00E17DF1">
        <w:rPr>
          <w:b/>
          <w:bCs/>
        </w:rPr>
        <w:t xml:space="preserve"> </w:t>
      </w:r>
      <w:r w:rsidR="00E17DF1" w:rsidRPr="00E17DF1">
        <w:t xml:space="preserve">In Figures 2, 3, and 4, the coloured areas represent the full posterior distribution (density) for each treatment, </w:t>
      </w:r>
      <w:r w:rsidR="00404223">
        <w:t>the</w:t>
      </w:r>
      <w:r w:rsidR="00E17DF1" w:rsidRPr="00E17DF1">
        <w:t xml:space="preserve"> 95% credible interval</w:t>
      </w:r>
      <w:r w:rsidR="00404223">
        <w:t xml:space="preserve"> is represented as the black segment</w:t>
      </w:r>
      <w:r w:rsidR="00E17DF1" w:rsidRPr="00E17DF1">
        <w:t>. We have added this clarification to each figure caption.</w:t>
      </w:r>
      <w:r w:rsidRPr="006671A8">
        <w:br/>
      </w:r>
    </w:p>
    <w:p w14:paraId="0D394595" w14:textId="19D1D421" w:rsidR="006671A8" w:rsidRDefault="006671A8" w:rsidP="006671A8">
      <w:pPr>
        <w:spacing w:line="276" w:lineRule="auto"/>
        <w:jc w:val="both"/>
      </w:pPr>
      <w:r>
        <w:br w:type="page"/>
      </w:r>
      <w:r w:rsidRPr="006671A8">
        <w:lastRenderedPageBreak/>
        <w:t>Reviewer: 2</w:t>
      </w:r>
    </w:p>
    <w:p w14:paraId="2E386681" w14:textId="77777777" w:rsidR="006671A8" w:rsidRDefault="006671A8" w:rsidP="006671A8">
      <w:pPr>
        <w:spacing w:line="276" w:lineRule="auto"/>
        <w:jc w:val="both"/>
      </w:pPr>
      <w:r w:rsidRPr="006671A8">
        <w:t xml:space="preserve">The authors present a complex laboratory study manipulating both incubation temperature and corticosterone levels in delicate skinks. They relate these treatments through sophisticated statistical </w:t>
      </w:r>
      <w:proofErr w:type="spellStart"/>
      <w:r w:rsidRPr="006671A8">
        <w:t>modeling</w:t>
      </w:r>
      <w:proofErr w:type="spellEnd"/>
      <w:r w:rsidRPr="006671A8">
        <w:t xml:space="preserve"> to both perceptual </w:t>
      </w:r>
      <w:proofErr w:type="spellStart"/>
      <w:r w:rsidRPr="006671A8">
        <w:t>behavior</w:t>
      </w:r>
      <w:proofErr w:type="spellEnd"/>
      <w:r w:rsidRPr="006671A8">
        <w:t xml:space="preserve"> and cellular physiology in the brain. In the end, the authors observed that chemical perception, but not visual, was impacted by corticosterone exposure, with no effect of temperature. They found that mitochondrial physiology, oxidative stress, and DNA damage were resilient to prenatal treatments, with oxidative stress and DNA damage impacted by an interaction between temperature and corticosterone exposure. Physiological variables were not related to </w:t>
      </w:r>
      <w:proofErr w:type="spellStart"/>
      <w:r w:rsidRPr="006671A8">
        <w:t>behavioral</w:t>
      </w:r>
      <w:proofErr w:type="spellEnd"/>
      <w:r w:rsidRPr="006671A8">
        <w:t xml:space="preserve"> outcomes. Overall, this study presents interesting results that only somewhat align with other literature on the subject, suggesting treatment-, </w:t>
      </w:r>
      <w:proofErr w:type="spellStart"/>
      <w:r w:rsidRPr="006671A8">
        <w:t>behavior</w:t>
      </w:r>
      <w:proofErr w:type="spellEnd"/>
      <w:r w:rsidRPr="006671A8">
        <w:t>-, or species-specific effects. I have some concerns with the paper, but it is well written as it currently stands. I am also not an expert in the specific statistical methods applied in this study nor am I an expert in the flow cytometry methods, and while I can offer some commentary, those methods should be critiqued by other investigators. I applaud the authors for taking a complicated and messy dataset and presenting it as best as they can.</w:t>
      </w:r>
    </w:p>
    <w:p w14:paraId="74D58EC9" w14:textId="2A68198A" w:rsidR="006671A8" w:rsidRPr="00C551D4" w:rsidRDefault="006671A8" w:rsidP="006671A8">
      <w:pPr>
        <w:spacing w:line="276" w:lineRule="auto"/>
        <w:jc w:val="both"/>
      </w:pPr>
      <w:r w:rsidRPr="006671A8">
        <w:rPr>
          <w:b/>
          <w:bCs/>
        </w:rPr>
        <w:t>RESPONSE:</w:t>
      </w:r>
      <w:r w:rsidR="00C551D4">
        <w:rPr>
          <w:b/>
          <w:bCs/>
        </w:rPr>
        <w:t xml:space="preserve"> </w:t>
      </w:r>
      <w:r w:rsidR="00C551D4" w:rsidRPr="00C551D4">
        <w:t xml:space="preserve">We thank the reviewer for their positive assessment of the manuscript and for their constructive comments, which we address </w:t>
      </w:r>
      <w:r w:rsidR="00C551D4">
        <w:t>below</w:t>
      </w:r>
      <w:r w:rsidR="00C551D4" w:rsidRPr="00C551D4">
        <w:t>.</w:t>
      </w:r>
    </w:p>
    <w:p w14:paraId="03F54E9D" w14:textId="77777777" w:rsidR="006671A8" w:rsidRDefault="006671A8" w:rsidP="006671A8">
      <w:pPr>
        <w:spacing w:line="276" w:lineRule="auto"/>
        <w:jc w:val="both"/>
      </w:pPr>
    </w:p>
    <w:p w14:paraId="1402532C" w14:textId="77777777" w:rsidR="006671A8" w:rsidRDefault="006671A8" w:rsidP="006671A8">
      <w:pPr>
        <w:spacing w:line="276" w:lineRule="auto"/>
        <w:jc w:val="both"/>
      </w:pPr>
      <w:r w:rsidRPr="006671A8">
        <w:t>One concern I have is regarding the ecological relevance of prenatal corticosterone. I am not as familiar with the literature on corticosterone within the egg, and I am curious as to the justification of additional corticosterone added in the egg as the authors do in this study. In the wild, would hatchlings typically experience such conditions? Would stressors, such as temperature, already trigger corticosterone pathways in the developing embryo? Reading the introduction, I see some discussion of previous studies using similar manipulation, but not necessarily how relevant this type of context is to the developing lizard in the first place. I would suggest the authors add additional context in the introduction to better illustrate the ecological relevance of the corticosterone treatment to lizards in nature.</w:t>
      </w:r>
    </w:p>
    <w:p w14:paraId="2560296E" w14:textId="0AFB461C" w:rsidR="003C422F" w:rsidRDefault="006671A8" w:rsidP="003C422F">
      <w:pPr>
        <w:spacing w:line="276" w:lineRule="auto"/>
        <w:jc w:val="both"/>
      </w:pPr>
      <w:r w:rsidRPr="006671A8">
        <w:rPr>
          <w:b/>
          <w:bCs/>
        </w:rPr>
        <w:t>RESPONSE:</w:t>
      </w:r>
      <w:r w:rsidR="00940FD4">
        <w:t xml:space="preserve"> </w:t>
      </w:r>
      <w:r w:rsidR="003C422F" w:rsidRPr="003C422F">
        <w:t>We thank the reviewer for raising th</w:t>
      </w:r>
      <w:r w:rsidR="003C422F">
        <w:t>e</w:t>
      </w:r>
      <w:r w:rsidR="003C422F" w:rsidRPr="003C422F">
        <w:t>s</w:t>
      </w:r>
      <w:r w:rsidR="003C422F">
        <w:t>e</w:t>
      </w:r>
      <w:r w:rsidR="003C422F" w:rsidRPr="003C422F">
        <w:t xml:space="preserve"> important point</w:t>
      </w:r>
      <w:r w:rsidR="003C422F">
        <w:t xml:space="preserve">s, we address </w:t>
      </w:r>
      <w:r w:rsidR="00433B63">
        <w:t xml:space="preserve">each of </w:t>
      </w:r>
      <w:r w:rsidR="003C422F">
        <w:t xml:space="preserve">the reviewer’s concerns below. </w:t>
      </w:r>
    </w:p>
    <w:p w14:paraId="2CA33111" w14:textId="12B60DC6" w:rsidR="003C422F" w:rsidRDefault="003C422F" w:rsidP="003C422F">
      <w:pPr>
        <w:spacing w:line="276" w:lineRule="auto"/>
        <w:jc w:val="both"/>
      </w:pPr>
      <w:r>
        <w:t xml:space="preserve">We do not have direct data on the natural range of yolk corticosterone in wild </w:t>
      </w:r>
      <w:r>
        <w:rPr>
          <w:rStyle w:val="Emphasis"/>
        </w:rPr>
        <w:t>L. delicata</w:t>
      </w:r>
      <w:r>
        <w:t>. However</w:t>
      </w:r>
      <w:r w:rsidR="00C32ABF" w:rsidRPr="00C32ABF">
        <w:t>, our dose was based on previous analyses of CORT in yolk of eggs obtained in the lab (unpublished data). In addition</w:t>
      </w:r>
      <w:r w:rsidR="00C32ABF">
        <w:t>,</w:t>
      </w:r>
      <w:r w:rsidR="00C32ABF" w:rsidRPr="00C32ABF">
        <w:t xml:space="preserve"> </w:t>
      </w:r>
      <w:r>
        <w:t xml:space="preserve">our previous work (Crino et al. 2024, </w:t>
      </w:r>
      <w:r w:rsidRPr="003C422F">
        <w:rPr>
          <w:i/>
          <w:iCs/>
        </w:rPr>
        <w:t>J. Exp. Biol.</w:t>
      </w:r>
      <w:r>
        <w:t>) found that control (</w:t>
      </w:r>
      <w:proofErr w:type="spellStart"/>
      <w:r>
        <w:t>undosed</w:t>
      </w:r>
      <w:proofErr w:type="spellEnd"/>
      <w:r>
        <w:t xml:space="preserve">) eggs had yolk corticosterone concentrations overlapping with those treated. Those eggs came from wild-caught females that had spent most of their lives in the laboratory. </w:t>
      </w:r>
      <w:r w:rsidRPr="003C422F">
        <w:t xml:space="preserve">As lizards in laboratory housing do not face predation risk, food variability, or other ecological stressors typical of the wild, we consider it reasonable </w:t>
      </w:r>
      <w:r w:rsidRPr="003C422F">
        <w:lastRenderedPageBreak/>
        <w:t>to expect that comparable or greater variation in yolk corticosterone would occur under natural conditions</w:t>
      </w:r>
      <w:r>
        <w:t>.</w:t>
      </w:r>
    </w:p>
    <w:p w14:paraId="544C7A85" w14:textId="4B4968FD" w:rsidR="003C422F" w:rsidRDefault="003C422F" w:rsidP="003C422F">
      <w:pPr>
        <w:spacing w:line="276" w:lineRule="auto"/>
        <w:jc w:val="both"/>
      </w:pPr>
      <w:r>
        <w:t xml:space="preserve">We do not have direct evidence indicating whether incubation temperature elevates embryonic corticosterone production in this species. While temperature is known to impose physiological costs on developing ectotherm embryos (e.g. Leibold et al. 2026 </w:t>
      </w:r>
      <w:r w:rsidRPr="003C422F">
        <w:rPr>
          <w:i/>
          <w:iCs/>
        </w:rPr>
        <w:t>Proc. Roy. Soc. B: Biol. Sci.</w:t>
      </w:r>
      <w:r>
        <w:t xml:space="preserve">), this is distinct from activating the </w:t>
      </w:r>
      <w:r w:rsidR="00C551D4">
        <w:t>corticosterone</w:t>
      </w:r>
      <w:r>
        <w:t xml:space="preserve"> stress-response pathway</w:t>
      </w:r>
      <w:r w:rsidR="00B641F6">
        <w:t xml:space="preserve">. </w:t>
      </w:r>
      <w:r w:rsidR="00E600FB">
        <w:t>We did not expect temperature alone to elevate embryonic corticosterone production s</w:t>
      </w:r>
      <w:r>
        <w:t>ince</w:t>
      </w:r>
      <w:r w:rsidR="00B641F6">
        <w:t xml:space="preserve"> </w:t>
      </w:r>
      <w:proofErr w:type="spellStart"/>
      <w:r w:rsidR="00E600FB">
        <w:t>i</w:t>
      </w:r>
      <w:proofErr w:type="spellEnd"/>
      <w:r w:rsidR="00B641F6">
        <w:t>)</w:t>
      </w:r>
      <w:r>
        <w:t xml:space="preserve"> our incubation temperatures fall within the natural (likely not “stressful”) range experienced by this species (see </w:t>
      </w:r>
      <w:r w:rsidRPr="003C422F">
        <w:rPr>
          <w:highlight w:val="yellow"/>
        </w:rPr>
        <w:t>LINES</w:t>
      </w:r>
      <w:r>
        <w:t>)</w:t>
      </w:r>
      <w:r w:rsidR="00B641F6">
        <w:t xml:space="preserve">, and </w:t>
      </w:r>
      <w:r w:rsidR="00E600FB">
        <w:t>ii</w:t>
      </w:r>
      <w:r w:rsidR="00B641F6">
        <w:t xml:space="preserve">) </w:t>
      </w:r>
      <w:r w:rsidR="00C32ABF">
        <w:t xml:space="preserve">in is unclear that </w:t>
      </w:r>
      <w:r w:rsidR="00B641F6">
        <w:t xml:space="preserve">the </w:t>
      </w:r>
      <w:proofErr w:type="spellStart"/>
      <w:r w:rsidR="00C32ABF" w:rsidRPr="00C32ABF">
        <w:t>hypothalamo</w:t>
      </w:r>
      <w:proofErr w:type="spellEnd"/>
      <w:r w:rsidR="00C32ABF" w:rsidRPr="00C32ABF">
        <w:t>-pituitary-</w:t>
      </w:r>
      <w:proofErr w:type="spellStart"/>
      <w:r w:rsidR="00C32ABF" w:rsidRPr="00C32ABF">
        <w:t>interrenal</w:t>
      </w:r>
      <w:proofErr w:type="spellEnd"/>
      <w:r w:rsidR="00C32ABF" w:rsidRPr="00C32ABF">
        <w:t xml:space="preserve"> </w:t>
      </w:r>
      <w:r w:rsidR="00C32ABF">
        <w:t>(</w:t>
      </w:r>
      <w:r w:rsidR="00B641F6">
        <w:t>HPI</w:t>
      </w:r>
      <w:r w:rsidR="00C32ABF">
        <w:t>)</w:t>
      </w:r>
      <w:r w:rsidR="00B641F6">
        <w:t xml:space="preserve"> function</w:t>
      </w:r>
      <w:r w:rsidR="00C32ABF">
        <w:t>s</w:t>
      </w:r>
      <w:r w:rsidR="00B641F6">
        <w:t xml:space="preserve"> in embryos</w:t>
      </w:r>
      <w:r w:rsidR="00C32ABF">
        <w:t xml:space="preserve">. In the </w:t>
      </w:r>
      <w:r w:rsidR="00C32ABF" w:rsidRPr="00C32ABF">
        <w:t>domestic fowl</w:t>
      </w:r>
      <w:r w:rsidR="00C32ABF">
        <w:t xml:space="preserve">, for example, the homologue HPA axis is not fully developed until the last stage of development </w:t>
      </w:r>
      <w:r w:rsidR="00B641F6">
        <w:t>(</w:t>
      </w:r>
      <w:r w:rsidR="00F1666D">
        <w:t>see</w:t>
      </w:r>
      <w:r w:rsidR="00C32ABF" w:rsidRPr="00C32ABF">
        <w:t xml:space="preserve"> Jenkins</w:t>
      </w:r>
      <w:r w:rsidR="00C32ABF">
        <w:t xml:space="preserve"> &amp;</w:t>
      </w:r>
      <w:r w:rsidR="00C32ABF" w:rsidRPr="00C32ABF">
        <w:t xml:space="preserve"> Porter</w:t>
      </w:r>
      <w:r w:rsidR="00C32ABF">
        <w:t xml:space="preserve"> 2004, </w:t>
      </w:r>
      <w:proofErr w:type="spellStart"/>
      <w:r w:rsidR="00C32ABF" w:rsidRPr="00C32ABF">
        <w:rPr>
          <w:i/>
          <w:iCs/>
        </w:rPr>
        <w:t>Domest</w:t>
      </w:r>
      <w:proofErr w:type="spellEnd"/>
      <w:r w:rsidR="00C32ABF" w:rsidRPr="00C32ABF">
        <w:rPr>
          <w:i/>
          <w:iCs/>
        </w:rPr>
        <w:t>. Anim. Endocrinol.</w:t>
      </w:r>
      <w:r w:rsidR="00B641F6">
        <w:t>)</w:t>
      </w:r>
      <w:r w:rsidR="00C32ABF">
        <w:t>.</w:t>
      </w:r>
      <w:r w:rsidR="00E600FB">
        <w:t xml:space="preserve"> Therefore, </w:t>
      </w:r>
      <w:r w:rsidR="00B641F6">
        <w:t>we</w:t>
      </w:r>
      <w:r>
        <w:t xml:space="preserve"> </w:t>
      </w:r>
      <w:r w:rsidR="00E600FB">
        <w:t>consider</w:t>
      </w:r>
      <w:r>
        <w:t xml:space="preserve">ed temperature and </w:t>
      </w:r>
      <w:r w:rsidR="00B641F6">
        <w:t>CORT</w:t>
      </w:r>
      <w:r>
        <w:t xml:space="preserve"> as independent factors in our design. We agree this remains an open question that has not been directly tested. </w:t>
      </w:r>
    </w:p>
    <w:p w14:paraId="6756DC26" w14:textId="02760D08" w:rsidR="003C422F" w:rsidRPr="00940FD4" w:rsidRDefault="003C422F" w:rsidP="003C422F">
      <w:pPr>
        <w:spacing w:line="276" w:lineRule="auto"/>
        <w:jc w:val="both"/>
      </w:pPr>
      <w:r>
        <w:t>As suggested, and to give better context for our experiments, we have included some information in the Introduction and the Methods section: “</w:t>
      </w:r>
      <w:r w:rsidRPr="003C422F">
        <w:t>Vertebrates respond to stressful situations through the activation of physiological processes including the production of glucocorticoid (GC) hormones, which are important metabolic regulators</w:t>
      </w:r>
      <w:r>
        <w:t xml:space="preserve"> (Sapolsky et al., 2000)</w:t>
      </w:r>
      <w:r w:rsidRPr="003C422F">
        <w:t xml:space="preserve"> that can be transmitted from females to their offspring </w:t>
      </w:r>
      <w:r>
        <w:t>(Hayward et al., 2004; Almasi et al., 2012)</w:t>
      </w:r>
      <w:r w:rsidRPr="003C422F">
        <w:t>.</w:t>
      </w:r>
      <w:r>
        <w:t>” (</w:t>
      </w:r>
      <w:r w:rsidRPr="003C422F">
        <w:rPr>
          <w:highlight w:val="yellow"/>
        </w:rPr>
        <w:t>LINES</w:t>
      </w:r>
      <w:r>
        <w:t>); “</w:t>
      </w:r>
      <w:r w:rsidRPr="00D075D8">
        <w:t>In this s</w:t>
      </w:r>
      <w:r>
        <w:t>t</w:t>
      </w:r>
      <w:r w:rsidRPr="00D075D8">
        <w:t xml:space="preserve">udy, however, some control eggs had overlapping yolk CORT levels </w:t>
      </w:r>
      <w:r w:rsidR="00C551D4">
        <w:t>with</w:t>
      </w:r>
      <w:r w:rsidRPr="00D075D8">
        <w:t xml:space="preserve"> those of CORT-treated eggs, indicating that the concentrations achieved by our treatment fall within levels that can occur without experimental manipulation.</w:t>
      </w:r>
      <w:r>
        <w:t>” (</w:t>
      </w:r>
      <w:r w:rsidRPr="003C422F">
        <w:rPr>
          <w:highlight w:val="yellow"/>
        </w:rPr>
        <w:t>LINES</w:t>
      </w:r>
      <w:r>
        <w:t>)</w:t>
      </w:r>
    </w:p>
    <w:p w14:paraId="359D3752" w14:textId="77777777" w:rsidR="006671A8" w:rsidRDefault="006671A8" w:rsidP="006671A8">
      <w:pPr>
        <w:spacing w:line="276" w:lineRule="auto"/>
        <w:jc w:val="both"/>
      </w:pPr>
    </w:p>
    <w:p w14:paraId="0DC1F287" w14:textId="77777777" w:rsidR="006671A8" w:rsidRDefault="006671A8" w:rsidP="006671A8">
      <w:pPr>
        <w:spacing w:line="276" w:lineRule="auto"/>
        <w:jc w:val="both"/>
      </w:pPr>
      <w:r w:rsidRPr="006671A8">
        <w:t xml:space="preserve">I have a similar concern regarding the mitochondrial measurements. I was really excited to read about the mitochondrial analyses, as this seems like an exciting and accessible approach to understand metabolism in cells. I agree that cognition is energetically costly and requires efficient mitochondrial respiration. However, I am not sure that the argument you are trying to make in the introduction is clear to me, especially on lines 51-53. You make a leap in logic suggesting higher neuron density is related to more mitochondrial respiration and thus more oxidative stress. Although I think I agree with you here, I don’t quite understand the full context behind what you are saying. How would higher cell density relate to </w:t>
      </w:r>
      <w:proofErr w:type="gramStart"/>
      <w:r w:rsidRPr="006671A8">
        <w:t>more or less mitochondrial</w:t>
      </w:r>
      <w:proofErr w:type="gramEnd"/>
      <w:r w:rsidRPr="006671A8">
        <w:t xml:space="preserve"> efficiency? Given that most of your measurements are related to mitochondrial function, I might take more time in the part of the introduction to discuss in further detail the mitochondrial physiology behind the argument you are trying to make, as right now I don’t see how they are connected in the text.</w:t>
      </w:r>
    </w:p>
    <w:p w14:paraId="116ED63E" w14:textId="6446C6A9" w:rsidR="003C422F" w:rsidRPr="00940FD4" w:rsidRDefault="00DA7A5C" w:rsidP="00DA7A5C">
      <w:pPr>
        <w:spacing w:line="276" w:lineRule="auto"/>
        <w:jc w:val="both"/>
      </w:pPr>
      <w:r w:rsidRPr="006671A8">
        <w:rPr>
          <w:b/>
          <w:bCs/>
        </w:rPr>
        <w:t>RESPONSE:</w:t>
      </w:r>
      <w:r w:rsidR="00940FD4">
        <w:rPr>
          <w:b/>
          <w:bCs/>
        </w:rPr>
        <w:t xml:space="preserve"> </w:t>
      </w:r>
      <w:r w:rsidR="003C422F">
        <w:t>We appreciate the reviewer’s feedback and agree that the text could be ambiguous. We have modified the text to improve clarity: “</w:t>
      </w:r>
      <w:r w:rsidR="003C422F" w:rsidRPr="00042FD1">
        <w:t xml:space="preserve">One of the most fundamental </w:t>
      </w:r>
      <w:r w:rsidR="003C422F" w:rsidRPr="00042FD1">
        <w:lastRenderedPageBreak/>
        <w:t xml:space="preserve">mechanisms through which early-life conditions can influence cognition is by affecting brain mitochondrial function (Du et al., 2009; Picard &amp; McEwen, 2014; Picard et al., 2018; Siegel and Albers, 1994). Cognitive processes are energetically demanding, relying heavily on mitochondrial respiration (Alexandrov &amp; Pletnikov, 2022; Mann et al., 2021; McNay et al., 2000). </w:t>
      </w:r>
      <w:r w:rsidR="003C422F" w:rsidRPr="005847EF">
        <w:t>However, mitochondrial respiration inherently generates reactive oxygen species (ROS) as a byproduct, and when ROS production exceeds antioxidant capacity this results in oxidative stress and oxidative damage (Du et al., 2009; Finkel &amp; Holbrook, 2000; Gong et al., 2011; Hoffmann &amp; Spengler, 2018; Zhu et al., 2004).</w:t>
      </w:r>
      <w:r w:rsidR="008A5E94" w:rsidRPr="005847EF">
        <w:t xml:space="preserve"> Excessive oxidative damage increases cell death and senescence, reducing the number of functional neurons</w:t>
      </w:r>
      <w:r w:rsidR="003C422F" w:rsidRPr="005847EF">
        <w:t xml:space="preserve"> (Du et al., 2009; Gong et al., 2011; Zhu et al., 2004</w:t>
      </w:r>
      <w:r w:rsidR="008A5E94" w:rsidRPr="005847EF">
        <w:t>) and consequently impairing</w:t>
      </w:r>
      <w:r w:rsidR="003C422F" w:rsidRPr="005847EF">
        <w:t xml:space="preserve"> cognitive abilities (Amiel et al., 2017; Lefebvre, 2011). Impacts on mitochondrial function during early development may therefore have significant consequences for cognitive abilities such as prey detection.”</w:t>
      </w:r>
      <w:r w:rsidR="003C422F">
        <w:t xml:space="preserve"> (</w:t>
      </w:r>
      <w:r w:rsidR="003C422F" w:rsidRPr="003C422F">
        <w:rPr>
          <w:highlight w:val="yellow"/>
        </w:rPr>
        <w:t>LINES</w:t>
      </w:r>
      <w:r w:rsidR="003C422F">
        <w:t>)</w:t>
      </w:r>
    </w:p>
    <w:p w14:paraId="6DD1046C" w14:textId="77777777" w:rsidR="00DA7A5C" w:rsidRDefault="00DA7A5C" w:rsidP="006671A8">
      <w:pPr>
        <w:spacing w:line="276" w:lineRule="auto"/>
        <w:jc w:val="both"/>
      </w:pPr>
    </w:p>
    <w:p w14:paraId="26147F49" w14:textId="77777777" w:rsidR="00DA7A5C" w:rsidRPr="00356687" w:rsidRDefault="006671A8" w:rsidP="006671A8">
      <w:pPr>
        <w:spacing w:line="276" w:lineRule="auto"/>
        <w:jc w:val="both"/>
      </w:pPr>
      <w:r w:rsidRPr="00356687">
        <w:t xml:space="preserve">My primary realm of expertise is in cognition and </w:t>
      </w:r>
      <w:proofErr w:type="spellStart"/>
      <w:r w:rsidRPr="00356687">
        <w:t>behavior</w:t>
      </w:r>
      <w:proofErr w:type="spellEnd"/>
      <w:r w:rsidRPr="00356687">
        <w:t xml:space="preserve">, and I recognize that you are using what appears to be a novel </w:t>
      </w:r>
      <w:proofErr w:type="spellStart"/>
      <w:r w:rsidRPr="00356687">
        <w:t>behavioral</w:t>
      </w:r>
      <w:proofErr w:type="spellEnd"/>
      <w:r w:rsidRPr="00356687">
        <w:t xml:space="preserve"> perception assay in this experiment. I believe it is novel because I do not see cited sources for similar assays published in the literature. I am not sure this assay directly measures perception. Perception is by definition some sort of short-term internal representation of a stimulus, which is only part of what this assay is measuring. Other cognitive processes, including attention, decision-making, and even some form of learning and memory are also part of the performance outcomes of this assay, as I see it. The timeframe that animals are tested requires them to first perceive a stimulus, but then internal processes are involved in the attention paid to that stimulus and the decision made to approach. The very basis of the assay, familiar vs unfamiliar prey, is based on previous experience, and thus learning and memory. Thus, although I see this as definitely a type of cognitive assay testing decision-making during foraging, I am not sure it is apt to call it an assay measuring perception, which is how it is framed in this paper. I would like to see the authors address this in the paper and perhaps change the framing.</w:t>
      </w:r>
    </w:p>
    <w:p w14:paraId="0A78CEAD" w14:textId="57537729" w:rsidR="00356687" w:rsidRPr="00356687" w:rsidRDefault="00DA7A5C" w:rsidP="00356687">
      <w:pPr>
        <w:spacing w:line="276" w:lineRule="auto"/>
        <w:jc w:val="both"/>
      </w:pPr>
      <w:r w:rsidRPr="00356687">
        <w:rPr>
          <w:b/>
          <w:bCs/>
        </w:rPr>
        <w:t>RESPONSE:</w:t>
      </w:r>
      <w:r w:rsidR="00940FD4" w:rsidRPr="00356687">
        <w:rPr>
          <w:b/>
          <w:bCs/>
        </w:rPr>
        <w:t xml:space="preserve"> </w:t>
      </w:r>
      <w:r w:rsidR="00356687" w:rsidRPr="00356687">
        <w:t>We thank the reviewer for this detailed and thoughtful comment; we address the reviewer's concerns below.</w:t>
      </w:r>
    </w:p>
    <w:p w14:paraId="579D6ADC" w14:textId="39ED5A13" w:rsidR="00356687" w:rsidRPr="00356687" w:rsidRDefault="00356687" w:rsidP="00356687">
      <w:pPr>
        <w:spacing w:line="276" w:lineRule="auto"/>
        <w:jc w:val="both"/>
      </w:pPr>
      <w:r w:rsidRPr="00356687">
        <w:t xml:space="preserve">Comparable behavioural assays measuring latency to detect or respond to chemical and visual prey stimuli have been used previously in lizards. For example, </w:t>
      </w:r>
      <w:proofErr w:type="spellStart"/>
      <w:r w:rsidRPr="00356687">
        <w:t>Desfilis</w:t>
      </w:r>
      <w:proofErr w:type="spellEnd"/>
      <w:r w:rsidRPr="00356687">
        <w:t xml:space="preserve"> et al. (2003, </w:t>
      </w:r>
      <w:r w:rsidRPr="00356687">
        <w:rPr>
          <w:i/>
          <w:iCs/>
        </w:rPr>
        <w:t>J. Comp. Psychol.</w:t>
      </w:r>
      <w:r w:rsidRPr="00356687">
        <w:t>) used contacts with a vessel as a measure of interest/discrimination. Our own measure</w:t>
      </w:r>
      <w:r w:rsidR="00326814">
        <w:t xml:space="preserve"> </w:t>
      </w:r>
      <w:r w:rsidRPr="00356687">
        <w:t>—</w:t>
      </w:r>
      <w:r w:rsidR="00326814">
        <w:t xml:space="preserve"> </w:t>
      </w:r>
      <w:r w:rsidRPr="00356687">
        <w:t>sustained exploration of the stimulus location</w:t>
      </w:r>
      <w:r w:rsidR="00326814">
        <w:t xml:space="preserve"> </w:t>
      </w:r>
      <w:r w:rsidRPr="00356687">
        <w:t>—</w:t>
      </w:r>
      <w:r w:rsidR="00326814">
        <w:t xml:space="preserve"> </w:t>
      </w:r>
      <w:r w:rsidRPr="00356687">
        <w:t>is consistent with this precedent for using approach- or exploration-based behaviours as indicators of stimulus detection.</w:t>
      </w:r>
      <w:r w:rsidR="002F7C89">
        <w:t xml:space="preserve"> We have included those references in the text and explain the differences between these studies and ours: “</w:t>
      </w:r>
      <w:r w:rsidR="002F6B0F" w:rsidRPr="002F6B0F">
        <w:t xml:space="preserve">Lizards were considered to have interacted with the object when the lizard touched the front of the vessel or the filter paper with its </w:t>
      </w:r>
      <w:r w:rsidR="002F6B0F" w:rsidRPr="002F6B0F">
        <w:lastRenderedPageBreak/>
        <w:t xml:space="preserve">snout for more than five consecutive seconds. Physical contact with a stimulus has been previously employed as a behavioural indicator of interest </w:t>
      </w:r>
      <w:r w:rsidR="002F6B0F">
        <w:t>(</w:t>
      </w:r>
      <w:proofErr w:type="spellStart"/>
      <w:r w:rsidR="002F6B0F" w:rsidRPr="00356687">
        <w:t>Desfilis</w:t>
      </w:r>
      <w:proofErr w:type="spellEnd"/>
      <w:r w:rsidR="002F6B0F" w:rsidRPr="00356687">
        <w:t xml:space="preserve"> et al.</w:t>
      </w:r>
      <w:r w:rsidR="002F6B0F">
        <w:t xml:space="preserve">, </w:t>
      </w:r>
      <w:r w:rsidR="002F6B0F" w:rsidRPr="00356687">
        <w:t>2003</w:t>
      </w:r>
      <w:r w:rsidR="002F6B0F">
        <w:t>).</w:t>
      </w:r>
      <w:r w:rsidR="002F6B0F" w:rsidRPr="002F6B0F">
        <w:t xml:space="preserve"> We interpreted latency to interact as active investigation, reflecting the moment at which the stimulus was detected.</w:t>
      </w:r>
      <w:r w:rsidR="002F7C89">
        <w:t>” (</w:t>
      </w:r>
      <w:r w:rsidR="002F7C89" w:rsidRPr="002F6B0F">
        <w:rPr>
          <w:highlight w:val="yellow"/>
        </w:rPr>
        <w:t>LINES</w:t>
      </w:r>
      <w:r w:rsidR="002F7C89">
        <w:t>)</w:t>
      </w:r>
    </w:p>
    <w:p w14:paraId="4D19539C" w14:textId="3FDC8452" w:rsidR="00356687" w:rsidRPr="00356687" w:rsidRDefault="00356687" w:rsidP="00356687">
      <w:pPr>
        <w:spacing w:line="276" w:lineRule="auto"/>
        <w:jc w:val="both"/>
      </w:pPr>
      <w:r w:rsidRPr="00356687">
        <w:t>We agree that attention and decision-making likely also contribute to the response measured here, alongside detection itself, and we do not intend to claim that our assay isolates a single cognitive process. We believe, however, that framing this response using the narrower and more conservative term "detection" is preferable to invoking a specific higher-order cognitive process (such as perception or discrimination) that our assay design cannot directly confirm (see also our response to a related comment from Reviewer 1, above).</w:t>
      </w:r>
    </w:p>
    <w:p w14:paraId="5FA971C5" w14:textId="77777777" w:rsidR="00356687" w:rsidRPr="00356687" w:rsidRDefault="00356687" w:rsidP="00356687">
      <w:pPr>
        <w:spacing w:line="276" w:lineRule="auto"/>
        <w:jc w:val="both"/>
      </w:pPr>
      <w:r w:rsidRPr="00356687">
        <w:t xml:space="preserve">Regarding learning and memory specifically: our preliminary models, which included prey familiarity as a covariate, did not find a significant effect of familiarity on detection latency (see Supplementary Material, </w:t>
      </w:r>
      <w:r w:rsidRPr="00356687">
        <w:rPr>
          <w:highlight w:val="yellow"/>
        </w:rPr>
        <w:t>LINES</w:t>
      </w:r>
      <w:r w:rsidRPr="00356687">
        <w:t>). This suggests that learning- or memory-based recognition of specific prey identity was not a major driver of the response measured here, though we cannot rule out some contribution.</w:t>
      </w:r>
    </w:p>
    <w:p w14:paraId="15924E4B" w14:textId="22B38B49" w:rsidR="00356687" w:rsidRPr="00356687" w:rsidRDefault="00356687" w:rsidP="00356687">
      <w:pPr>
        <w:spacing w:line="276" w:lineRule="auto"/>
        <w:jc w:val="both"/>
      </w:pPr>
      <w:r w:rsidRPr="00356687">
        <w:t>We agree that "perception" and "detection" have at times been used interchangeably in the manuscript despite not being synonymous, and that "perception" may imply a specific internal representational process our assay cannot directly confirm</w:t>
      </w:r>
      <w:r>
        <w:t xml:space="preserve"> (see above)</w:t>
      </w:r>
      <w:r w:rsidRPr="00356687">
        <w:t xml:space="preserve">. We have revised the manuscript throughout to consistently use "detection" instead and have added an explicit acknowledgment in the Discussion that our assay reflects the combined output of multiple processes and does not isolate detection as a fully distinct one: </w:t>
      </w:r>
      <w:r w:rsidRPr="004B37AF">
        <w:t>"</w:t>
      </w:r>
      <w:r w:rsidR="004B37AF" w:rsidRPr="004B37AF">
        <w:t>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w:t>
      </w:r>
      <w:r w:rsidRPr="004B37AF">
        <w:t>" (see</w:t>
      </w:r>
      <w:r w:rsidRPr="00356687">
        <w:t xml:space="preserve"> </w:t>
      </w:r>
      <w:r w:rsidRPr="00356687">
        <w:rPr>
          <w:highlight w:val="yellow"/>
        </w:rPr>
        <w:t>LINES</w:t>
      </w:r>
      <w:r w:rsidRPr="00356687">
        <w:t>).</w:t>
      </w:r>
    </w:p>
    <w:p w14:paraId="16B4EFC2" w14:textId="77777777" w:rsidR="00DA7A5C" w:rsidRPr="0014464E" w:rsidRDefault="006671A8" w:rsidP="006671A8">
      <w:pPr>
        <w:spacing w:line="276" w:lineRule="auto"/>
        <w:jc w:val="both"/>
      </w:pPr>
      <w:r w:rsidRPr="003C422F">
        <w:rPr>
          <w:highlight w:val="red"/>
        </w:rPr>
        <w:br/>
      </w:r>
      <w:r w:rsidRPr="003C422F">
        <w:rPr>
          <w:highlight w:val="red"/>
        </w:rPr>
        <w:br/>
      </w:r>
      <w:r w:rsidRPr="0014464E">
        <w:t xml:space="preserve">It is unclear to me when you tested the </w:t>
      </w:r>
      <w:proofErr w:type="spellStart"/>
      <w:r w:rsidRPr="0014464E">
        <w:t>behavior</w:t>
      </w:r>
      <w:proofErr w:type="spellEnd"/>
      <w:r w:rsidRPr="0014464E">
        <w:t xml:space="preserve"> of the lizards </w:t>
      </w:r>
      <w:proofErr w:type="gramStart"/>
      <w:r w:rsidRPr="0014464E">
        <w:t>in regard to</w:t>
      </w:r>
      <w:proofErr w:type="gramEnd"/>
      <w:r w:rsidRPr="0014464E">
        <w:t xml:space="preserve"> their hatching (Lines 114-125). Given the potential “catch up” effect you describe later (lines 371-372), it seems pertinent to include this information. I am concerned that this study is framed as a developmental effects study, but it seems like many of the analyses took place a very </w:t>
      </w:r>
      <w:proofErr w:type="gramStart"/>
      <w:r w:rsidRPr="0014464E">
        <w:t>long time</w:t>
      </w:r>
      <w:proofErr w:type="gramEnd"/>
      <w:r w:rsidRPr="0014464E">
        <w:t xml:space="preserve"> following hatching. This misses a critical period of the skink’s life where effects might be observed, and it seems odd to me that this was not </w:t>
      </w:r>
      <w:proofErr w:type="gramStart"/>
      <w:r w:rsidRPr="0014464E">
        <w:t>taken into account</w:t>
      </w:r>
      <w:proofErr w:type="gramEnd"/>
      <w:r w:rsidRPr="0014464E">
        <w:t xml:space="preserve"> in the study design. I understand this aspect of the data can no longer be changed, so I am only requesting the authors be more explicit in their timeline </w:t>
      </w:r>
      <w:proofErr w:type="gramStart"/>
      <w:r w:rsidRPr="0014464E">
        <w:t>so as to</w:t>
      </w:r>
      <w:proofErr w:type="gramEnd"/>
      <w:r w:rsidRPr="0014464E">
        <w:t xml:space="preserve"> better understand the context of the study.</w:t>
      </w:r>
    </w:p>
    <w:p w14:paraId="3C3BECCF" w14:textId="1CAB2FE8" w:rsidR="0014464E" w:rsidRDefault="00DA7A5C" w:rsidP="0014464E">
      <w:pPr>
        <w:spacing w:line="276" w:lineRule="auto"/>
        <w:jc w:val="both"/>
      </w:pPr>
      <w:r w:rsidRPr="0014464E">
        <w:rPr>
          <w:b/>
          <w:bCs/>
        </w:rPr>
        <w:lastRenderedPageBreak/>
        <w:t>RESPONSE:</w:t>
      </w:r>
      <w:r w:rsidR="00940FD4" w:rsidRPr="0014464E">
        <w:t xml:space="preserve"> </w:t>
      </w:r>
      <w:r w:rsidR="0014464E">
        <w:t>We appreciate this suggestion and agree that including explicit information on age at testing and euthanasia improves the transparency and clarity of our study timeline. We have added a table reporting mean age and 95% confidence intervals at both time points for each treatment combination (Table S2 in Supplementary Material) and have clarified the relevant timeline in the Methods: “</w:t>
      </w:r>
      <w:r w:rsidR="0014464E" w:rsidRPr="0014464E">
        <w:t xml:space="preserve">Approximately 225 days after hatching (age per treatment on Table S2 in </w:t>
      </w:r>
      <w:r w:rsidR="0014464E" w:rsidRPr="0014464E">
        <w:rPr>
          <w:i/>
          <w:iCs/>
        </w:rPr>
        <w:t>Supplementary Material</w:t>
      </w:r>
      <w:r w:rsidR="0014464E" w:rsidRPr="0014464E">
        <w:t>) lizards were subjected to the prey detection tests.</w:t>
      </w:r>
      <w:r w:rsidR="0014464E">
        <w:t xml:space="preserve">” (see </w:t>
      </w:r>
      <w:r w:rsidR="0014464E" w:rsidRPr="0014464E">
        <w:rPr>
          <w:highlight w:val="yellow"/>
        </w:rPr>
        <w:t>LINES</w:t>
      </w:r>
      <w:r w:rsidR="0014464E">
        <w:t>).</w:t>
      </w:r>
    </w:p>
    <w:p w14:paraId="79081F89" w14:textId="178A97B3" w:rsidR="00940FD4" w:rsidRPr="00940FD4" w:rsidRDefault="0014464E" w:rsidP="0014464E">
      <w:pPr>
        <w:spacing w:line="276" w:lineRule="auto"/>
        <w:jc w:val="both"/>
      </w:pPr>
      <w:r>
        <w:t xml:space="preserve">We agree that our study did not capture the critical developmental period immediately following hatching. However, we note that </w:t>
      </w:r>
      <w:proofErr w:type="spellStart"/>
      <w:r w:rsidR="001C121A">
        <w:t>i</w:t>
      </w:r>
      <w:proofErr w:type="spellEnd"/>
      <w:r w:rsidR="001C121A">
        <w:t xml:space="preserve">) </w:t>
      </w:r>
      <w:r>
        <w:t xml:space="preserve">all lizards were raised under common conditions following hatching, </w:t>
      </w:r>
      <w:r w:rsidR="001C121A">
        <w:t xml:space="preserve">so </w:t>
      </w:r>
      <w:r>
        <w:t>any differences detected between treatment</w:t>
      </w:r>
      <w:r w:rsidR="001C121A">
        <w:t>s are likely due to</w:t>
      </w:r>
      <w:r>
        <w:t xml:space="preserve"> prenatal </w:t>
      </w:r>
      <w:r w:rsidR="001C121A">
        <w:t xml:space="preserve">conditions; </w:t>
      </w:r>
      <w:r w:rsidR="00E600FB">
        <w:t xml:space="preserve">and </w:t>
      </w:r>
      <w:r w:rsidR="001C121A">
        <w:t xml:space="preserve">ii) </w:t>
      </w:r>
      <w:r w:rsidR="00533BCE" w:rsidRPr="00533BCE">
        <w:t xml:space="preserve">measures at any single life stage would similarly miss effects observable at other stages, and later timepoints may capture cumulative or emerging developmental effects not </w:t>
      </w:r>
      <w:r w:rsidR="00533BCE">
        <w:t>observable</w:t>
      </w:r>
      <w:r w:rsidR="00533BCE" w:rsidRPr="00533BCE">
        <w:t xml:space="preserve"> at hatching</w:t>
      </w:r>
      <w:r w:rsidR="00E600FB">
        <w:t xml:space="preserve">. </w:t>
      </w:r>
      <w:r w:rsidR="00533BCE">
        <w:t xml:space="preserve"> </w:t>
      </w:r>
      <w:r w:rsidR="00E600FB">
        <w:t>In addition,</w:t>
      </w:r>
      <w:r w:rsidR="00533BCE">
        <w:t xml:space="preserve"> </w:t>
      </w:r>
      <w:r w:rsidR="00E600FB">
        <w:t xml:space="preserve">brain </w:t>
      </w:r>
      <w:r>
        <w:t>tissue collection from very young hatchlings was not feasible given their small size, which was an important logistical constraint.</w:t>
      </w:r>
      <w:r w:rsidRPr="0014464E">
        <w:t xml:space="preserve"> </w:t>
      </w:r>
      <w:r>
        <w:t xml:space="preserve">We have added a statement acknowledging this limitation, and the value of assessing multiple life stages in future work, to the Discussion: </w:t>
      </w:r>
      <w:r w:rsidR="004B37AF">
        <w:t>“</w:t>
      </w:r>
      <w:r w:rsidR="004B37AF" w:rsidRPr="004B37AF">
        <w:t>Similarly, by testing lizards at approximately 225 days old, we may have missed a critical period during which the effects of prenatal conditions were more pronounced.</w:t>
      </w:r>
      <w:r w:rsidR="004B37AF">
        <w:t xml:space="preserve">” (see </w:t>
      </w:r>
      <w:r w:rsidR="004B37AF" w:rsidRPr="004B37AF">
        <w:rPr>
          <w:highlight w:val="yellow"/>
        </w:rPr>
        <w:t>LINES</w:t>
      </w:r>
      <w:r w:rsidR="004B37AF">
        <w:t xml:space="preserve">); and </w:t>
      </w:r>
      <w:r w:rsidRPr="004B37AF">
        <w:t>“</w:t>
      </w:r>
      <w:r w:rsidR="004B37AF" w:rsidRPr="004B37AF">
        <w:t>Alternatively, the cognitive effects of oxidative stress may not be detectable at the age when we tested lizards. Oxidative damage accumulates over time, and its effects on cognition become more pronounced with age</w:t>
      </w:r>
      <w:r w:rsidR="004B37AF">
        <w:t xml:space="preserve"> (Hara et al., 2014; Terman et al., 2006)</w:t>
      </w:r>
      <w:r w:rsidR="004B37AF" w:rsidRPr="004B37AF">
        <w:t>. As such, we could find strong relationships between oxidative damage and perception if older individuals were tested.</w:t>
      </w:r>
      <w:r w:rsidRPr="004B37AF">
        <w:t>” (see</w:t>
      </w:r>
      <w:r>
        <w:t xml:space="preserve"> </w:t>
      </w:r>
      <w:r w:rsidRPr="0014464E">
        <w:rPr>
          <w:highlight w:val="yellow"/>
        </w:rPr>
        <w:t>LINES</w:t>
      </w:r>
      <w:r>
        <w:t>).</w:t>
      </w:r>
    </w:p>
    <w:p w14:paraId="2C9E83B4" w14:textId="0507B0B3" w:rsidR="00DA7A5C" w:rsidRDefault="006671A8" w:rsidP="006671A8">
      <w:pPr>
        <w:spacing w:line="276" w:lineRule="auto"/>
        <w:jc w:val="both"/>
      </w:pPr>
      <w:r w:rsidRPr="006671A8">
        <w:t> </w:t>
      </w:r>
      <w:r w:rsidRPr="006671A8">
        <w:br/>
        <w:t xml:space="preserve">Although I understand that the olfactory bulb and optic tecta (Line 184-185) are associated with sensory inputs, I am not sure I completely agree that they are associated with the entire perceptive process being measured in this study. These brain regions are primarily responsible for taking information in from the environment and then relaying it to other integrative </w:t>
      </w:r>
      <w:proofErr w:type="spellStart"/>
      <w:r w:rsidRPr="006671A8">
        <w:t>centers</w:t>
      </w:r>
      <w:proofErr w:type="spellEnd"/>
      <w:r w:rsidRPr="006671A8">
        <w:t xml:space="preserve"> of the brain to generate foraging </w:t>
      </w:r>
      <w:proofErr w:type="spellStart"/>
      <w:r w:rsidRPr="006671A8">
        <w:t>behavior</w:t>
      </w:r>
      <w:proofErr w:type="spellEnd"/>
      <w:r w:rsidRPr="006671A8">
        <w:t xml:space="preserve"> based on internal state. Therefore, I am not sure if these brain regions were the best to choose for this study, or at least not as the only regions examined. I might expect to see the </w:t>
      </w:r>
      <w:proofErr w:type="spellStart"/>
      <w:r w:rsidRPr="006671A8">
        <w:t>behavior</w:t>
      </w:r>
      <w:proofErr w:type="spellEnd"/>
      <w:r w:rsidRPr="006671A8">
        <w:t xml:space="preserve"> assay used here to put more demands on telencephalic regions or midbrain regions associated with hunger and foraging </w:t>
      </w:r>
      <w:proofErr w:type="spellStart"/>
      <w:r w:rsidRPr="006671A8">
        <w:t>behavior</w:t>
      </w:r>
      <w:proofErr w:type="spellEnd"/>
      <w:r w:rsidRPr="006671A8">
        <w:t xml:space="preserve">, rather than the olfactory bulb and optic tectum. Thus, it might not be surprising (Line 348) that you don’t see a connection between brain and </w:t>
      </w:r>
      <w:proofErr w:type="spellStart"/>
      <w:r w:rsidRPr="006671A8">
        <w:t>behavior</w:t>
      </w:r>
      <w:proofErr w:type="spellEnd"/>
      <w:r w:rsidRPr="006671A8">
        <w:t xml:space="preserve"> when focused on these regions. In the future, I might consider </w:t>
      </w:r>
      <w:proofErr w:type="spellStart"/>
      <w:r w:rsidRPr="006671A8">
        <w:t>analyzing</w:t>
      </w:r>
      <w:proofErr w:type="spellEnd"/>
      <w:r w:rsidRPr="006671A8">
        <w:t xml:space="preserve"> additional brain regions, particularly in the context of cognition, and perhaps acknowledge that other brain regions may have been more appropriate in this study.</w:t>
      </w:r>
    </w:p>
    <w:p w14:paraId="19FDB7CD" w14:textId="7F55B5CA" w:rsidR="00EF5424" w:rsidRPr="00EF5424" w:rsidRDefault="00DA7A5C" w:rsidP="00DA7A5C">
      <w:pPr>
        <w:spacing w:line="276" w:lineRule="auto"/>
        <w:jc w:val="both"/>
      </w:pPr>
      <w:r w:rsidRPr="006671A8">
        <w:rPr>
          <w:b/>
          <w:bCs/>
        </w:rPr>
        <w:t>RESPONSE:</w:t>
      </w:r>
      <w:r w:rsidR="00EF5424">
        <w:t xml:space="preserve"> </w:t>
      </w:r>
      <w:r w:rsidR="00EF5424" w:rsidRPr="00EF5424">
        <w:t>We chose to focus on the olfactory bulb and optic tecta as an initial step, given that</w:t>
      </w:r>
      <w:r w:rsidR="0038137B">
        <w:t xml:space="preserve">, </w:t>
      </w:r>
      <w:r w:rsidR="0038137B" w:rsidRPr="009C2FD9">
        <w:rPr>
          <w:i/>
          <w:iCs/>
        </w:rPr>
        <w:t>a priori</w:t>
      </w:r>
      <w:r w:rsidR="0038137B">
        <w:t>,</w:t>
      </w:r>
      <w:r w:rsidR="00EF5424" w:rsidRPr="00EF5424">
        <w:t xml:space="preserve"> these regions represent the first point at which chemical and visual sensory information is processed</w:t>
      </w:r>
      <w:r w:rsidR="0038137B">
        <w:t xml:space="preserve">. However, we agree that additional brain regions would </w:t>
      </w:r>
      <w:r w:rsidR="0038137B">
        <w:lastRenderedPageBreak/>
        <w:t>be a valuable next step</w:t>
      </w:r>
      <w:r w:rsidR="00EF5424" w:rsidRPr="00EF5424">
        <w:t xml:space="preserve">. We considered that, if mitochondrial function impacts the regions responsible for taking information in, this could cascade into foraging decisions independently of the state and function of other regions of the brain. We also note that, in previous work in this species using the same mitochondrial measures, we found no relationship between mitochondrial physiology in the medial cortex and spatial learning performance, nor an effect of our treatments on medial cortex mitochondrial physiology (Recio et al. 2025, </w:t>
      </w:r>
      <w:r w:rsidR="00EF5424" w:rsidRPr="00EF5424">
        <w:rPr>
          <w:i/>
          <w:iCs/>
        </w:rPr>
        <w:t>J. Exp. Biol.</w:t>
      </w:r>
      <w:r w:rsidR="00EF5424" w:rsidRPr="00EF5424">
        <w:t xml:space="preserve">). </w:t>
      </w:r>
      <w:r w:rsidR="00EF5424">
        <w:t>However, w</w:t>
      </w:r>
      <w:r w:rsidR="00EF5424" w:rsidRPr="00EF5424">
        <w:t>e have acknowledged that other regions could be involved in the behaviour we measured and expanded on this in the Discussion</w:t>
      </w:r>
      <w:proofErr w:type="gramStart"/>
      <w:r w:rsidR="00EF5424" w:rsidRPr="00EF5424">
        <w:t xml:space="preserve">: </w:t>
      </w:r>
      <w:r w:rsidR="00EF5424">
        <w:t xml:space="preserve"> </w:t>
      </w:r>
      <w:r w:rsidR="00EF5424" w:rsidRPr="004B37AF">
        <w:t>“</w:t>
      </w:r>
      <w:proofErr w:type="gramEnd"/>
      <w:r w:rsidR="004B37AF" w:rsidRPr="004B37AF">
        <w:t>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w:t>
      </w:r>
      <w:r w:rsidR="00EF5424" w:rsidRPr="004B37AF">
        <w:t>” (see</w:t>
      </w:r>
      <w:r w:rsidR="00EF5424">
        <w:t xml:space="preserve"> </w:t>
      </w:r>
      <w:r w:rsidR="00EF5424" w:rsidRPr="00EF5424">
        <w:rPr>
          <w:highlight w:val="yellow"/>
        </w:rPr>
        <w:t>LINES</w:t>
      </w:r>
      <w:r w:rsidR="00EF5424">
        <w:t>)</w:t>
      </w:r>
      <w:r w:rsidR="00EF5424" w:rsidRPr="00EF5424">
        <w:t>.</w:t>
      </w:r>
    </w:p>
    <w:p w14:paraId="3ACBB478" w14:textId="77777777" w:rsidR="00DA7A5C" w:rsidRDefault="006671A8" w:rsidP="006671A8">
      <w:pPr>
        <w:spacing w:line="276" w:lineRule="auto"/>
        <w:jc w:val="both"/>
      </w:pPr>
      <w:r w:rsidRPr="006671A8">
        <w:br/>
        <w:t xml:space="preserve">My final concern is related to the statistical methods. I am not an expert in these methods, but given the study design with several groups, I am concerned that the sample size is not adequate to prevent false negative results. I would suggest review by an expert in these methods </w:t>
      </w:r>
      <w:proofErr w:type="gramStart"/>
      <w:r w:rsidRPr="006671A8">
        <w:t>in order to</w:t>
      </w:r>
      <w:proofErr w:type="gramEnd"/>
      <w:r w:rsidRPr="006671A8">
        <w:t xml:space="preserve"> provide additional insight into this possibility.</w:t>
      </w:r>
    </w:p>
    <w:p w14:paraId="61149871" w14:textId="7E60A4CA" w:rsidR="00BD3522" w:rsidRDefault="00DA7A5C" w:rsidP="00555219">
      <w:pPr>
        <w:spacing w:line="276" w:lineRule="auto"/>
        <w:jc w:val="both"/>
      </w:pPr>
      <w:r w:rsidRPr="006671A8">
        <w:rPr>
          <w:b/>
          <w:bCs/>
        </w:rPr>
        <w:t>RESPONSE:</w:t>
      </w:r>
      <w:r w:rsidR="00940FD4">
        <w:t xml:space="preserve"> </w:t>
      </w:r>
      <w:r w:rsidR="00555219">
        <w:t xml:space="preserve">We thank the reviewer for raising this concern. We acknowledge that we did not conduct </w:t>
      </w:r>
      <w:r w:rsidR="00555219" w:rsidRPr="00555219">
        <w:rPr>
          <w:i/>
          <w:iCs/>
        </w:rPr>
        <w:t>a priori</w:t>
      </w:r>
      <w:r w:rsidR="00555219">
        <w:t xml:space="preserve"> power analyses to assess statistical tests’ power</w:t>
      </w:r>
      <w:r w:rsidR="00450153">
        <w:t xml:space="preserve"> because of</w:t>
      </w:r>
      <w:r w:rsidR="00555219">
        <w:t xml:space="preserve"> (</w:t>
      </w:r>
      <w:proofErr w:type="spellStart"/>
      <w:r w:rsidR="00555219">
        <w:t>i</w:t>
      </w:r>
      <w:proofErr w:type="spellEnd"/>
      <w:r w:rsidR="00555219">
        <w:t xml:space="preserve">) the complexity of our model structure and (ii) the limited information available in brain mitochondrial physiology across treatments in this </w:t>
      </w:r>
      <w:r w:rsidR="00450153">
        <w:t xml:space="preserve">and </w:t>
      </w:r>
      <w:r w:rsidR="00555219">
        <w:t>other species</w:t>
      </w:r>
      <w:r w:rsidR="00450153">
        <w:t>. A robust power analysis requires</w:t>
      </w:r>
      <w:r w:rsidR="00555219">
        <w:t xml:space="preserve"> </w:t>
      </w:r>
      <w:r w:rsidR="00450153">
        <w:t xml:space="preserve">specification of </w:t>
      </w:r>
      <w:proofErr w:type="gramStart"/>
      <w:r w:rsidR="00450153">
        <w:t xml:space="preserve">many </w:t>
      </w:r>
      <w:r w:rsidR="00555219">
        <w:t xml:space="preserve"> parameters</w:t>
      </w:r>
      <w:proofErr w:type="gramEnd"/>
      <w:r w:rsidR="00555219">
        <w:t xml:space="preserve"> </w:t>
      </w:r>
      <w:r w:rsidR="00450153">
        <w:t>(e.g., between treatment effect sizes, intra-class correlation / individual level variance estimates, age effects etc.)</w:t>
      </w:r>
      <w:r w:rsidR="00555219">
        <w:t>.</w:t>
      </w:r>
      <w:r w:rsidR="00450153">
        <w:t xml:space="preserve"> It would require a substantial exploration of parameter space to be confident on the power to detect effects.</w:t>
      </w:r>
      <w:r w:rsidR="00555219">
        <w:t xml:space="preserve"> Such an approach would require thousands of simulations across a wide range of assumed parameter values. Many of these assumptions would necessarily be speculative and could yield results that are not representative of the biological system under study. We </w:t>
      </w:r>
      <w:r w:rsidR="00450153">
        <w:t xml:space="preserve">would </w:t>
      </w:r>
      <w:r w:rsidR="00555219">
        <w:t xml:space="preserve">also </w:t>
      </w:r>
      <w:r w:rsidR="00450153">
        <w:t xml:space="preserve">argue against </w:t>
      </w:r>
      <w:r w:rsidR="00555219">
        <w:t>perform</w:t>
      </w:r>
      <w:r w:rsidR="00450153">
        <w:t>ing</w:t>
      </w:r>
      <w:r w:rsidR="00555219">
        <w:t xml:space="preserve"> retrospective (</w:t>
      </w:r>
      <w:r w:rsidR="00555219" w:rsidRPr="00555219">
        <w:rPr>
          <w:i/>
          <w:iCs/>
        </w:rPr>
        <w:t>post hoc</w:t>
      </w:r>
      <w:r w:rsidR="00555219">
        <w:t>) power analyses, as their utility has been questioned in the statistical literature (see</w:t>
      </w:r>
      <w:r w:rsidR="00C767A3">
        <w:t xml:space="preserve"> </w:t>
      </w:r>
      <w:r w:rsidR="00C767A3" w:rsidRPr="00C767A3">
        <w:t>Nakagawa &amp; Foster</w:t>
      </w:r>
      <w:r w:rsidR="00C767A3">
        <w:t xml:space="preserve"> 2004, </w:t>
      </w:r>
      <w:r w:rsidR="00C767A3" w:rsidRPr="00C767A3">
        <w:rPr>
          <w:i/>
          <w:iCs/>
        </w:rPr>
        <w:t xml:space="preserve">Acta </w:t>
      </w:r>
      <w:proofErr w:type="spellStart"/>
      <w:r w:rsidR="00C767A3" w:rsidRPr="00C767A3">
        <w:rPr>
          <w:i/>
          <w:iCs/>
        </w:rPr>
        <w:t>Ethol</w:t>
      </w:r>
      <w:proofErr w:type="spellEnd"/>
      <w:r w:rsidR="00C767A3" w:rsidRPr="00C767A3">
        <w:rPr>
          <w:i/>
          <w:iCs/>
        </w:rPr>
        <w:t>.</w:t>
      </w:r>
      <w:r w:rsidR="0009032C">
        <w:t xml:space="preserve">; </w:t>
      </w:r>
      <w:r w:rsidR="0009032C" w:rsidRPr="0009032C">
        <w:t>Dziak</w:t>
      </w:r>
      <w:r w:rsidR="0009032C">
        <w:t xml:space="preserve"> </w:t>
      </w:r>
      <w:r w:rsidR="0009032C" w:rsidRPr="0009032C">
        <w:rPr>
          <w:i/>
          <w:iCs/>
        </w:rPr>
        <w:t>et al</w:t>
      </w:r>
      <w:r w:rsidR="0009032C">
        <w:t xml:space="preserve">. 2020, </w:t>
      </w:r>
      <w:r w:rsidR="0009032C" w:rsidRPr="0009032C">
        <w:rPr>
          <w:i/>
          <w:iCs/>
        </w:rPr>
        <w:t>Curr. Psychol.</w:t>
      </w:r>
      <w:r w:rsidR="00555219">
        <w:t xml:space="preserve">). Instead, we report </w:t>
      </w:r>
      <w:r w:rsidR="00C767A3">
        <w:t xml:space="preserve">standardized </w:t>
      </w:r>
      <w:r w:rsidR="00555219">
        <w:t>effect sizes for both the univariate models (contrasts; Table S4) and the structural equation models (path coefficients; Tables S8 and S9)</w:t>
      </w:r>
      <w:r w:rsidR="00C767A3">
        <w:t xml:space="preserve"> together with their uncertainty as</w:t>
      </w:r>
      <w:r w:rsidR="00555219">
        <w:t xml:space="preserve"> generally recommended as a more informative approach for interpreting significance (</w:t>
      </w:r>
      <w:r w:rsidR="00C767A3" w:rsidRPr="00C767A3">
        <w:t>Nakagawa &amp; Foster</w:t>
      </w:r>
      <w:r w:rsidR="00C767A3">
        <w:t xml:space="preserve"> 2004, </w:t>
      </w:r>
      <w:r w:rsidR="00C767A3" w:rsidRPr="00C767A3">
        <w:rPr>
          <w:i/>
          <w:iCs/>
        </w:rPr>
        <w:t xml:space="preserve">Acta </w:t>
      </w:r>
      <w:proofErr w:type="spellStart"/>
      <w:r w:rsidR="00C767A3" w:rsidRPr="00C767A3">
        <w:rPr>
          <w:i/>
          <w:iCs/>
        </w:rPr>
        <w:t>Ethol</w:t>
      </w:r>
      <w:proofErr w:type="spellEnd"/>
      <w:r w:rsidR="00C767A3" w:rsidRPr="00C767A3">
        <w:rPr>
          <w:i/>
          <w:iCs/>
        </w:rPr>
        <w:t>.</w:t>
      </w:r>
      <w:r w:rsidR="00555219">
        <w:t>).</w:t>
      </w:r>
      <w:r w:rsidR="00BD3522" w:rsidRPr="00E13FE6">
        <w:t xml:space="preserve"> </w:t>
      </w:r>
    </w:p>
    <w:p w14:paraId="10EC9452" w14:textId="2E2BBF47" w:rsidR="00DA7A5C" w:rsidRDefault="00D816B2" w:rsidP="006671A8">
      <w:pPr>
        <w:spacing w:line="276" w:lineRule="auto"/>
        <w:jc w:val="both"/>
      </w:pPr>
      <w:r w:rsidRPr="00D816B2">
        <w:t xml:space="preserve">  </w:t>
      </w:r>
      <w:r w:rsidR="00BD3522">
        <w:t xml:space="preserve"> </w:t>
      </w:r>
      <w:r w:rsidRPr="00D816B2">
        <w:t xml:space="preserve">  </w:t>
      </w:r>
      <w:r w:rsidR="00BA1AD9" w:rsidRPr="00BA1AD9">
        <w:t xml:space="preserve">  </w:t>
      </w:r>
      <w:r w:rsidR="00BD3522">
        <w:t xml:space="preserve">  </w:t>
      </w:r>
      <w:r w:rsidR="006671A8" w:rsidRPr="006671A8">
        <w:br/>
        <w:t>Minor comments:</w:t>
      </w:r>
    </w:p>
    <w:p w14:paraId="5035A483" w14:textId="77777777" w:rsidR="00DA7A5C" w:rsidRDefault="006671A8" w:rsidP="006671A8">
      <w:pPr>
        <w:spacing w:line="276" w:lineRule="auto"/>
        <w:jc w:val="both"/>
      </w:pPr>
      <w:r w:rsidRPr="006671A8">
        <w:t>Indents might be necessary for the manuscript.</w:t>
      </w:r>
    </w:p>
    <w:p w14:paraId="348F2079" w14:textId="4464C5DE" w:rsidR="00DA7A5C" w:rsidRPr="00E17DF1" w:rsidRDefault="00DA7A5C" w:rsidP="00E17DF1">
      <w:r w:rsidRPr="0033745B">
        <w:rPr>
          <w:b/>
          <w:bCs/>
        </w:rPr>
        <w:lastRenderedPageBreak/>
        <w:t>RESPONSE:</w:t>
      </w:r>
      <w:r w:rsidR="00E17DF1" w:rsidRPr="0033745B">
        <w:t xml:space="preserve"> Thank you, we have added paragraph indents throughout the manuscript.</w:t>
      </w:r>
    </w:p>
    <w:p w14:paraId="65E24572" w14:textId="77777777" w:rsidR="00DA7A5C" w:rsidRDefault="00DA7A5C" w:rsidP="006671A8">
      <w:pPr>
        <w:spacing w:line="276" w:lineRule="auto"/>
        <w:jc w:val="both"/>
      </w:pPr>
    </w:p>
    <w:p w14:paraId="60ECBC22" w14:textId="77777777" w:rsidR="00DA7A5C" w:rsidRDefault="006671A8" w:rsidP="006671A8">
      <w:pPr>
        <w:spacing w:line="276" w:lineRule="auto"/>
        <w:jc w:val="both"/>
      </w:pPr>
      <w:r w:rsidRPr="006671A8">
        <w:t>Line 97-98: Was any UV lighting provided for the species?</w:t>
      </w:r>
    </w:p>
    <w:p w14:paraId="6F376DE9" w14:textId="1347AB79" w:rsidR="00DA7A5C" w:rsidRPr="003C422F" w:rsidRDefault="00DA7A5C" w:rsidP="00DA7A5C">
      <w:pPr>
        <w:spacing w:line="276" w:lineRule="auto"/>
        <w:jc w:val="both"/>
      </w:pPr>
      <w:r w:rsidRPr="006671A8">
        <w:rPr>
          <w:b/>
          <w:bCs/>
        </w:rPr>
        <w:t>RESPONSE:</w:t>
      </w:r>
      <w:r w:rsidR="003C422F">
        <w:rPr>
          <w:b/>
          <w:bCs/>
        </w:rPr>
        <w:t xml:space="preserve"> </w:t>
      </w:r>
      <w:r w:rsidR="003C422F">
        <w:t xml:space="preserve">We appreciate the reviewer’s attention to detail. Lizards were provided with UV lighting following the same cycles </w:t>
      </w:r>
      <w:r w:rsidR="0090524D">
        <w:t>as</w:t>
      </w:r>
      <w:r w:rsidR="003C422F">
        <w:t xml:space="preserve"> the heat chord and heat lamp. We have included this information on the text: “</w:t>
      </w:r>
      <w:r w:rsidR="003C422F" w:rsidRPr="003C422F">
        <w:t>We also provided lizards with UV light for 12 h a day.</w:t>
      </w:r>
      <w:r w:rsidR="003C422F">
        <w:t>” (</w:t>
      </w:r>
      <w:r w:rsidR="003C422F" w:rsidRPr="003C422F">
        <w:rPr>
          <w:highlight w:val="yellow"/>
        </w:rPr>
        <w:t>LINES</w:t>
      </w:r>
      <w:r w:rsidR="003C422F">
        <w:t>)</w:t>
      </w:r>
    </w:p>
    <w:p w14:paraId="26359146" w14:textId="77777777" w:rsidR="00DA7A5C" w:rsidRPr="006671A8" w:rsidRDefault="00DA7A5C" w:rsidP="00DA7A5C">
      <w:pPr>
        <w:spacing w:line="276" w:lineRule="auto"/>
        <w:jc w:val="both"/>
        <w:rPr>
          <w:b/>
          <w:bCs/>
        </w:rPr>
      </w:pPr>
    </w:p>
    <w:p w14:paraId="2BEAF14A" w14:textId="77777777" w:rsidR="00DA7A5C" w:rsidRDefault="006671A8" w:rsidP="006671A8">
      <w:pPr>
        <w:spacing w:line="276" w:lineRule="auto"/>
        <w:jc w:val="both"/>
      </w:pPr>
      <w:r w:rsidRPr="006671A8">
        <w:t xml:space="preserve">Line 136-137: This makes it seem like they were euthanized immediately following tests, but later methods suggest it was much later. Please make the wording </w:t>
      </w:r>
      <w:proofErr w:type="gramStart"/>
      <w:r w:rsidRPr="006671A8">
        <w:t>more clear</w:t>
      </w:r>
      <w:proofErr w:type="gramEnd"/>
      <w:r w:rsidRPr="006671A8">
        <w:t>.</w:t>
      </w:r>
    </w:p>
    <w:p w14:paraId="57D0604B" w14:textId="14E0F840" w:rsidR="00DA7A5C" w:rsidRPr="003C422F" w:rsidRDefault="00DA7A5C" w:rsidP="00DA7A5C">
      <w:pPr>
        <w:spacing w:line="276" w:lineRule="auto"/>
        <w:jc w:val="both"/>
      </w:pPr>
      <w:r w:rsidRPr="006671A8">
        <w:rPr>
          <w:b/>
          <w:bCs/>
        </w:rPr>
        <w:t>RESPONSE:</w:t>
      </w:r>
      <w:r w:rsidR="003C422F">
        <w:t xml:space="preserve"> We have clarified this in the text: “Two months after the tests, </w:t>
      </w:r>
      <w:r w:rsidR="003C422F" w:rsidRPr="003C422F">
        <w:t>animals were euthanised and metabolic function was analysed in various brain regions (see Brain mitochondrial function below).</w:t>
      </w:r>
      <w:r w:rsidR="003C422F">
        <w:t>” (</w:t>
      </w:r>
      <w:r w:rsidR="003C422F" w:rsidRPr="003C422F">
        <w:rPr>
          <w:highlight w:val="yellow"/>
        </w:rPr>
        <w:t>LINES</w:t>
      </w:r>
      <w:r w:rsidR="003C422F">
        <w:t>)</w:t>
      </w:r>
    </w:p>
    <w:p w14:paraId="238C48C5" w14:textId="77777777" w:rsidR="00DA7A5C" w:rsidRDefault="00DA7A5C" w:rsidP="006671A8">
      <w:pPr>
        <w:spacing w:line="276" w:lineRule="auto"/>
        <w:jc w:val="both"/>
      </w:pPr>
    </w:p>
    <w:p w14:paraId="382596DD" w14:textId="77777777" w:rsidR="00DA7A5C" w:rsidRDefault="006671A8" w:rsidP="006671A8">
      <w:pPr>
        <w:spacing w:line="276" w:lineRule="auto"/>
        <w:jc w:val="both"/>
      </w:pPr>
      <w:r w:rsidRPr="006671A8">
        <w:t>Line 142: “pretty” should be “prey.”</w:t>
      </w:r>
    </w:p>
    <w:p w14:paraId="15196BF0" w14:textId="45A4C379" w:rsidR="00DA7A5C" w:rsidRPr="00E17DF1" w:rsidRDefault="00DA7A5C" w:rsidP="00DA7A5C">
      <w:pPr>
        <w:spacing w:line="276" w:lineRule="auto"/>
        <w:jc w:val="both"/>
      </w:pPr>
      <w:r w:rsidRPr="006671A8">
        <w:rPr>
          <w:b/>
          <w:bCs/>
        </w:rPr>
        <w:t>RESPONSE:</w:t>
      </w:r>
      <w:r w:rsidR="00E17DF1">
        <w:t xml:space="preserve"> Corrected</w:t>
      </w:r>
    </w:p>
    <w:p w14:paraId="7E2EF5FE" w14:textId="77777777" w:rsidR="00D075D8" w:rsidRDefault="00D075D8" w:rsidP="006671A8">
      <w:pPr>
        <w:spacing w:line="276" w:lineRule="auto"/>
        <w:jc w:val="both"/>
      </w:pPr>
    </w:p>
    <w:p w14:paraId="3FCAEEA6" w14:textId="184A8723" w:rsidR="00DA7A5C" w:rsidRDefault="006671A8" w:rsidP="006671A8">
      <w:pPr>
        <w:spacing w:line="276" w:lineRule="auto"/>
        <w:jc w:val="both"/>
      </w:pPr>
      <w:r w:rsidRPr="006671A8">
        <w:t>Figure 1 – the “Known prey” and “Unknown prey” labels should be moved to the left, as it seems like they are associated with panel D.</w:t>
      </w:r>
    </w:p>
    <w:p w14:paraId="673234A3" w14:textId="08F53606" w:rsidR="00DA7A5C" w:rsidRPr="003C422F" w:rsidRDefault="00DA7A5C" w:rsidP="00DA7A5C">
      <w:pPr>
        <w:spacing w:line="276" w:lineRule="auto"/>
        <w:jc w:val="both"/>
      </w:pPr>
      <w:r w:rsidRPr="006671A8">
        <w:rPr>
          <w:b/>
          <w:bCs/>
        </w:rPr>
        <w:t>RESPONSE:</w:t>
      </w:r>
      <w:r w:rsidR="003C422F">
        <w:rPr>
          <w:b/>
          <w:bCs/>
        </w:rPr>
        <w:t xml:space="preserve"> </w:t>
      </w:r>
      <w:r w:rsidR="003C422F">
        <w:t>We have modified the figure as suggested.</w:t>
      </w:r>
    </w:p>
    <w:p w14:paraId="66E37C5D" w14:textId="77777777" w:rsidR="00DA7A5C" w:rsidRDefault="00DA7A5C" w:rsidP="006671A8">
      <w:pPr>
        <w:spacing w:line="276" w:lineRule="auto"/>
        <w:jc w:val="both"/>
      </w:pPr>
    </w:p>
    <w:p w14:paraId="2E7EFA0C" w14:textId="77777777" w:rsidR="00DA7A5C" w:rsidRDefault="006671A8" w:rsidP="006671A8">
      <w:pPr>
        <w:spacing w:line="276" w:lineRule="auto"/>
        <w:jc w:val="both"/>
      </w:pPr>
      <w:r w:rsidRPr="006671A8">
        <w:t>Line 265: This is the first mention of SEM, need to define acronym (like you did a few lines later).</w:t>
      </w:r>
    </w:p>
    <w:p w14:paraId="651612D3" w14:textId="13CD82AA" w:rsidR="00DA7A5C" w:rsidRPr="00E17DF1" w:rsidRDefault="00DA7A5C" w:rsidP="00DA7A5C">
      <w:pPr>
        <w:spacing w:line="276" w:lineRule="auto"/>
        <w:jc w:val="both"/>
      </w:pPr>
      <w:r w:rsidRPr="006671A8">
        <w:rPr>
          <w:b/>
          <w:bCs/>
        </w:rPr>
        <w:t>RESPONSE:</w:t>
      </w:r>
      <w:r w:rsidR="00E17DF1">
        <w:rPr>
          <w:b/>
          <w:bCs/>
        </w:rPr>
        <w:t xml:space="preserve"> </w:t>
      </w:r>
      <w:r w:rsidR="00E17DF1">
        <w:t>Corrected</w:t>
      </w:r>
    </w:p>
    <w:p w14:paraId="3010BB45" w14:textId="77777777" w:rsidR="00DA7A5C" w:rsidRPr="00BA1AD9" w:rsidRDefault="006671A8" w:rsidP="006671A8">
      <w:pPr>
        <w:spacing w:line="276" w:lineRule="auto"/>
        <w:jc w:val="both"/>
      </w:pPr>
      <w:r w:rsidRPr="006671A8">
        <w:br/>
      </w:r>
      <w:r w:rsidRPr="00BA1AD9">
        <w:t>Line 366-367: You might consider that the two regions you picked are developing in two different regions at two different times in development, thus it is interesting that neither show an effect of your treatments.</w:t>
      </w:r>
    </w:p>
    <w:p w14:paraId="0CED0562" w14:textId="672BF3DE" w:rsidR="00DA7A5C" w:rsidRPr="006671A8" w:rsidRDefault="00DA7A5C" w:rsidP="00DA7A5C">
      <w:pPr>
        <w:spacing w:line="276" w:lineRule="auto"/>
        <w:jc w:val="both"/>
        <w:rPr>
          <w:b/>
          <w:bCs/>
        </w:rPr>
      </w:pPr>
      <w:r w:rsidRPr="00BA1AD9">
        <w:rPr>
          <w:b/>
          <w:bCs/>
        </w:rPr>
        <w:t>RESPONSE:</w:t>
      </w:r>
      <w:r w:rsidR="0042069E">
        <w:rPr>
          <w:b/>
          <w:bCs/>
        </w:rPr>
        <w:t xml:space="preserve"> </w:t>
      </w:r>
      <w:r w:rsidR="00BA1AD9" w:rsidRPr="00BA1AD9">
        <w:t>We appreciate this suggestion. While differences in developmental timing between the olfactory bulbs and optic tecta remain a plausible explanation for the region-specific effect on DNA damage, this would not account for the consistent effect of the CORT</w:t>
      </w:r>
      <w:r w:rsidR="004A2C3E">
        <w:t xml:space="preserve"> x </w:t>
      </w:r>
      <w:r w:rsidR="00BA1AD9" w:rsidRPr="00BA1AD9">
        <w:t xml:space="preserve">temperature interaction on lipid peroxidation across both regions. As we do not have direct evidence on the developmental timing of these two regions in </w:t>
      </w:r>
      <w:r w:rsidR="00BA1AD9" w:rsidRPr="008714E8">
        <w:rPr>
          <w:i/>
          <w:iCs/>
        </w:rPr>
        <w:t>L. delicata</w:t>
      </w:r>
      <w:r w:rsidR="00BA1AD9" w:rsidRPr="00BA1AD9">
        <w:t xml:space="preserve">, we prefer not to speculate further on this </w:t>
      </w:r>
      <w:r w:rsidR="009C2FD9" w:rsidRPr="00BA1AD9">
        <w:t>point and</w:t>
      </w:r>
      <w:r w:rsidR="00BA1AD9" w:rsidRPr="00BA1AD9">
        <w:t xml:space="preserve"> instead note that molecule-specific </w:t>
      </w:r>
      <w:r w:rsidR="00BA1AD9" w:rsidRPr="00BA1AD9">
        <w:lastRenderedPageBreak/>
        <w:t xml:space="preserve">vulnerability or protective pathways (discussed in the text; see </w:t>
      </w:r>
      <w:r w:rsidR="00BA1AD9" w:rsidRPr="00BA1AD9">
        <w:rPr>
          <w:highlight w:val="yellow"/>
        </w:rPr>
        <w:t>LINES</w:t>
      </w:r>
      <w:r w:rsidR="00BA1AD9" w:rsidRPr="00BA1AD9">
        <w:t>) offer a more parsimonious explanation consistent with both damage measures.</w:t>
      </w:r>
    </w:p>
    <w:p w14:paraId="746D336D" w14:textId="77777777" w:rsidR="00DA7A5C" w:rsidRPr="008714E8" w:rsidRDefault="006671A8" w:rsidP="006671A8">
      <w:pPr>
        <w:spacing w:line="276" w:lineRule="auto"/>
        <w:jc w:val="both"/>
      </w:pPr>
      <w:r w:rsidRPr="006671A8">
        <w:br/>
      </w:r>
      <w:r w:rsidRPr="008714E8">
        <w:t>Line 430: All active foraging lizards, or just lizards in your specific clade?</w:t>
      </w:r>
    </w:p>
    <w:p w14:paraId="1C5AC25A" w14:textId="7CAA6F97" w:rsidR="00DA7A5C" w:rsidRPr="00E17DF1" w:rsidRDefault="00DA7A5C" w:rsidP="00DA7A5C">
      <w:pPr>
        <w:spacing w:line="276" w:lineRule="auto"/>
        <w:jc w:val="both"/>
      </w:pPr>
      <w:r w:rsidRPr="008714E8">
        <w:rPr>
          <w:b/>
          <w:bCs/>
        </w:rPr>
        <w:t>RESPONSE:</w:t>
      </w:r>
      <w:r w:rsidR="00E17DF1">
        <w:rPr>
          <w:b/>
          <w:bCs/>
        </w:rPr>
        <w:t xml:space="preserve"> </w:t>
      </w:r>
      <w:r w:rsidR="008714E8" w:rsidRPr="008714E8">
        <w:t>We have substantially revised the Discussion in response to Reviewer 1's comment 2 (on providing a more integrated, holistic discussion), and the sentence referenced here</w:t>
      </w:r>
      <w:r w:rsidR="008714E8">
        <w:t>,</w:t>
      </w:r>
      <w:r w:rsidR="008714E8" w:rsidRPr="008714E8">
        <w:t xml:space="preserve"> along with th</w:t>
      </w:r>
      <w:r w:rsidR="008714E8">
        <w:t>is</w:t>
      </w:r>
      <w:r w:rsidR="008714E8" w:rsidRPr="008714E8">
        <w:t xml:space="preserve"> argument</w:t>
      </w:r>
      <w:r w:rsidR="008714E8">
        <w:t xml:space="preserve">, </w:t>
      </w:r>
      <w:r w:rsidR="008714E8" w:rsidRPr="008714E8">
        <w:t>is no longer present in the manuscript. For reference, the cited study was conducted on Lacertidae specifically</w:t>
      </w:r>
      <w:r w:rsidR="008714E8">
        <w:t xml:space="preserve"> (a different family from </w:t>
      </w:r>
      <w:r w:rsidR="008714E8" w:rsidRPr="008714E8">
        <w:rPr>
          <w:i/>
          <w:iCs/>
        </w:rPr>
        <w:t>L. delicata</w:t>
      </w:r>
      <w:r w:rsidR="008714E8">
        <w:t>)</w:t>
      </w:r>
      <w:r w:rsidR="008714E8" w:rsidRPr="008714E8">
        <w:t xml:space="preserve">, </w:t>
      </w:r>
      <w:r w:rsidR="008714E8">
        <w:t>but the authors reference</w:t>
      </w:r>
      <w:r w:rsidR="008714E8" w:rsidRPr="008714E8">
        <w:t xml:space="preserve"> </w:t>
      </w:r>
      <w:r w:rsidR="008714E8">
        <w:t xml:space="preserve">other studies that </w:t>
      </w:r>
      <w:r w:rsidR="008714E8" w:rsidRPr="008714E8">
        <w:t>suggest this trait may be generalised</w:t>
      </w:r>
      <w:r w:rsidR="008714E8">
        <w:t xml:space="preserve"> across lizards</w:t>
      </w:r>
      <w:r w:rsidR="008714E8" w:rsidRPr="008714E8">
        <w:t>.</w:t>
      </w:r>
    </w:p>
    <w:p w14:paraId="5D0FFF2B" w14:textId="77777777" w:rsidR="00DA7A5C" w:rsidRDefault="00DA7A5C" w:rsidP="006671A8">
      <w:pPr>
        <w:spacing w:line="276" w:lineRule="auto"/>
        <w:jc w:val="both"/>
      </w:pPr>
    </w:p>
    <w:p w14:paraId="547B5A3D" w14:textId="60DEC3F2" w:rsidR="006671A8" w:rsidRDefault="006671A8" w:rsidP="006671A8">
      <w:pPr>
        <w:spacing w:line="276" w:lineRule="auto"/>
        <w:jc w:val="both"/>
      </w:pPr>
      <w:r w:rsidRPr="006671A8">
        <w:t>Line 444: I think you need “that are associated.”</w:t>
      </w:r>
    </w:p>
    <w:p w14:paraId="3036578E" w14:textId="7C161F44" w:rsidR="00DA7A5C" w:rsidRPr="00E17DF1" w:rsidRDefault="00DA7A5C" w:rsidP="00DA7A5C">
      <w:pPr>
        <w:spacing w:line="276" w:lineRule="auto"/>
        <w:jc w:val="both"/>
      </w:pPr>
      <w:r w:rsidRPr="006671A8">
        <w:rPr>
          <w:b/>
          <w:bCs/>
        </w:rPr>
        <w:t>RESPONSE:</w:t>
      </w:r>
      <w:r w:rsidR="00E17DF1">
        <w:rPr>
          <w:b/>
          <w:bCs/>
        </w:rPr>
        <w:t xml:space="preserve"> </w:t>
      </w:r>
      <w:r w:rsidR="00E17DF1" w:rsidRPr="00E17DF1">
        <w:t>We have revised the Discussion substantially in response to Reviewer 1's comments, and the sentence referenced here is no longer present in the manuscript</w:t>
      </w:r>
      <w:r w:rsidR="00E17DF1">
        <w:t>.</w:t>
      </w:r>
    </w:p>
    <w:p w14:paraId="7048B435" w14:textId="77777777" w:rsidR="00DA7A5C" w:rsidRDefault="00DA7A5C" w:rsidP="006671A8">
      <w:pPr>
        <w:spacing w:line="276" w:lineRule="auto"/>
        <w:jc w:val="both"/>
      </w:pPr>
    </w:p>
    <w:p w14:paraId="6A810776" w14:textId="77777777" w:rsidR="00B83B85" w:rsidRDefault="00B83B85" w:rsidP="006671A8">
      <w:pPr>
        <w:spacing w:line="276" w:lineRule="auto"/>
        <w:jc w:val="both"/>
      </w:pPr>
    </w:p>
    <w:p w14:paraId="171FEA98" w14:textId="61D89525" w:rsidR="00B83B85" w:rsidRDefault="00B83B85" w:rsidP="00150813">
      <w:r>
        <w:br w:type="page"/>
      </w:r>
    </w:p>
    <w:sectPr w:rsidR="00B83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894012"/>
    <w:multiLevelType w:val="hybridMultilevel"/>
    <w:tmpl w:val="30F6A54C"/>
    <w:lvl w:ilvl="0" w:tplc="0E9CB862">
      <w:start w:val="1"/>
      <w:numFmt w:val="decimal"/>
      <w:lvlText w:val="%1."/>
      <w:lvlJc w:val="left"/>
      <w:pPr>
        <w:ind w:left="855" w:hanging="49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9B74DA2"/>
    <w:multiLevelType w:val="multilevel"/>
    <w:tmpl w:val="FD9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05419">
    <w:abstractNumId w:val="0"/>
  </w:num>
  <w:num w:numId="2" w16cid:durableId="3260543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 Noble">
    <w15:presenceInfo w15:providerId="AD" w15:userId="S::u5062688@anu.edu.au::cd1442c4-8911-414d-88db-662b5685b55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A8"/>
    <w:rsid w:val="000049B2"/>
    <w:rsid w:val="00005FDF"/>
    <w:rsid w:val="00035F38"/>
    <w:rsid w:val="00042FD1"/>
    <w:rsid w:val="00085286"/>
    <w:rsid w:val="0009032C"/>
    <w:rsid w:val="000C45ED"/>
    <w:rsid w:val="0014464E"/>
    <w:rsid w:val="00150813"/>
    <w:rsid w:val="001B05A8"/>
    <w:rsid w:val="001B0DC6"/>
    <w:rsid w:val="001C121A"/>
    <w:rsid w:val="00253CD8"/>
    <w:rsid w:val="0025626F"/>
    <w:rsid w:val="002A264A"/>
    <w:rsid w:val="002B0ED6"/>
    <w:rsid w:val="002B2B2F"/>
    <w:rsid w:val="002F6B0F"/>
    <w:rsid w:val="002F7C89"/>
    <w:rsid w:val="00326814"/>
    <w:rsid w:val="0033745B"/>
    <w:rsid w:val="00341A2E"/>
    <w:rsid w:val="00347E51"/>
    <w:rsid w:val="00356687"/>
    <w:rsid w:val="0038137B"/>
    <w:rsid w:val="003C422F"/>
    <w:rsid w:val="00404223"/>
    <w:rsid w:val="0042069E"/>
    <w:rsid w:val="00433B63"/>
    <w:rsid w:val="00450153"/>
    <w:rsid w:val="00473D64"/>
    <w:rsid w:val="004A2C3E"/>
    <w:rsid w:val="004B16E0"/>
    <w:rsid w:val="004B37AF"/>
    <w:rsid w:val="004C1E87"/>
    <w:rsid w:val="004E4D1D"/>
    <w:rsid w:val="00522D75"/>
    <w:rsid w:val="00533BCE"/>
    <w:rsid w:val="00555219"/>
    <w:rsid w:val="00562682"/>
    <w:rsid w:val="005847EF"/>
    <w:rsid w:val="005878BE"/>
    <w:rsid w:val="005D41D2"/>
    <w:rsid w:val="005F2147"/>
    <w:rsid w:val="00633C73"/>
    <w:rsid w:val="0065468F"/>
    <w:rsid w:val="006671A8"/>
    <w:rsid w:val="00683FA3"/>
    <w:rsid w:val="006853A7"/>
    <w:rsid w:val="0068589B"/>
    <w:rsid w:val="00694183"/>
    <w:rsid w:val="0072751F"/>
    <w:rsid w:val="007734A9"/>
    <w:rsid w:val="00792853"/>
    <w:rsid w:val="007A0AA8"/>
    <w:rsid w:val="008714E8"/>
    <w:rsid w:val="008A5E94"/>
    <w:rsid w:val="008C5DA4"/>
    <w:rsid w:val="008F1E0C"/>
    <w:rsid w:val="0090029E"/>
    <w:rsid w:val="00900A8F"/>
    <w:rsid w:val="0090524D"/>
    <w:rsid w:val="0093035D"/>
    <w:rsid w:val="00937633"/>
    <w:rsid w:val="00940FD4"/>
    <w:rsid w:val="00981488"/>
    <w:rsid w:val="00994D18"/>
    <w:rsid w:val="009C2FD9"/>
    <w:rsid w:val="009C7DB5"/>
    <w:rsid w:val="009D3098"/>
    <w:rsid w:val="009E4271"/>
    <w:rsid w:val="00A06A61"/>
    <w:rsid w:val="00A45945"/>
    <w:rsid w:val="00A60FD2"/>
    <w:rsid w:val="00A83543"/>
    <w:rsid w:val="00AE23D0"/>
    <w:rsid w:val="00B31C1D"/>
    <w:rsid w:val="00B641F6"/>
    <w:rsid w:val="00B83B85"/>
    <w:rsid w:val="00B86508"/>
    <w:rsid w:val="00BA1AD9"/>
    <w:rsid w:val="00BA3171"/>
    <w:rsid w:val="00BD3522"/>
    <w:rsid w:val="00BE5F91"/>
    <w:rsid w:val="00C11A12"/>
    <w:rsid w:val="00C32ABF"/>
    <w:rsid w:val="00C551D4"/>
    <w:rsid w:val="00C74BB0"/>
    <w:rsid w:val="00C767A3"/>
    <w:rsid w:val="00C95B79"/>
    <w:rsid w:val="00D075D8"/>
    <w:rsid w:val="00D150D0"/>
    <w:rsid w:val="00D268E0"/>
    <w:rsid w:val="00D52CDC"/>
    <w:rsid w:val="00D816B2"/>
    <w:rsid w:val="00DA61A7"/>
    <w:rsid w:val="00DA7A5C"/>
    <w:rsid w:val="00E13FE6"/>
    <w:rsid w:val="00E17DF1"/>
    <w:rsid w:val="00E458DF"/>
    <w:rsid w:val="00E51A3D"/>
    <w:rsid w:val="00E579B3"/>
    <w:rsid w:val="00E600FB"/>
    <w:rsid w:val="00EF5424"/>
    <w:rsid w:val="00F060D2"/>
    <w:rsid w:val="00F1666D"/>
    <w:rsid w:val="00F53055"/>
    <w:rsid w:val="00F75A8A"/>
    <w:rsid w:val="00FC7282"/>
    <w:rsid w:val="00FF6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CA75"/>
  <w15:chartTrackingRefBased/>
  <w15:docId w15:val="{207846E4-2200-403C-9DB6-BA3434896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1A8"/>
    <w:rPr>
      <w:rFonts w:eastAsiaTheme="majorEastAsia" w:cstheme="majorBidi"/>
      <w:color w:val="272727" w:themeColor="text1" w:themeTint="D8"/>
    </w:rPr>
  </w:style>
  <w:style w:type="paragraph" w:styleId="Title">
    <w:name w:val="Title"/>
    <w:basedOn w:val="Normal"/>
    <w:next w:val="Normal"/>
    <w:link w:val="TitleChar"/>
    <w:uiPriority w:val="10"/>
    <w:qFormat/>
    <w:rsid w:val="0066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1A8"/>
    <w:pPr>
      <w:spacing w:before="160"/>
      <w:jc w:val="center"/>
    </w:pPr>
    <w:rPr>
      <w:i/>
      <w:iCs/>
      <w:color w:val="404040" w:themeColor="text1" w:themeTint="BF"/>
    </w:rPr>
  </w:style>
  <w:style w:type="character" w:customStyle="1" w:styleId="QuoteChar">
    <w:name w:val="Quote Char"/>
    <w:basedOn w:val="DefaultParagraphFont"/>
    <w:link w:val="Quote"/>
    <w:uiPriority w:val="29"/>
    <w:rsid w:val="006671A8"/>
    <w:rPr>
      <w:i/>
      <w:iCs/>
      <w:color w:val="404040" w:themeColor="text1" w:themeTint="BF"/>
    </w:rPr>
  </w:style>
  <w:style w:type="paragraph" w:styleId="ListParagraph">
    <w:name w:val="List Paragraph"/>
    <w:basedOn w:val="Normal"/>
    <w:uiPriority w:val="34"/>
    <w:qFormat/>
    <w:rsid w:val="006671A8"/>
    <w:pPr>
      <w:ind w:left="720"/>
      <w:contextualSpacing/>
    </w:pPr>
  </w:style>
  <w:style w:type="character" w:styleId="IntenseEmphasis">
    <w:name w:val="Intense Emphasis"/>
    <w:basedOn w:val="DefaultParagraphFont"/>
    <w:uiPriority w:val="21"/>
    <w:qFormat/>
    <w:rsid w:val="006671A8"/>
    <w:rPr>
      <w:i/>
      <w:iCs/>
      <w:color w:val="0F4761" w:themeColor="accent1" w:themeShade="BF"/>
    </w:rPr>
  </w:style>
  <w:style w:type="paragraph" w:styleId="IntenseQuote">
    <w:name w:val="Intense Quote"/>
    <w:basedOn w:val="Normal"/>
    <w:next w:val="Normal"/>
    <w:link w:val="IntenseQuoteChar"/>
    <w:uiPriority w:val="30"/>
    <w:qFormat/>
    <w:rsid w:val="0066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1A8"/>
    <w:rPr>
      <w:i/>
      <w:iCs/>
      <w:color w:val="0F4761" w:themeColor="accent1" w:themeShade="BF"/>
    </w:rPr>
  </w:style>
  <w:style w:type="character" w:styleId="IntenseReference">
    <w:name w:val="Intense Reference"/>
    <w:basedOn w:val="DefaultParagraphFont"/>
    <w:uiPriority w:val="32"/>
    <w:qFormat/>
    <w:rsid w:val="006671A8"/>
    <w:rPr>
      <w:b/>
      <w:bCs/>
      <w:smallCaps/>
      <w:color w:val="0F4761" w:themeColor="accent1" w:themeShade="BF"/>
      <w:spacing w:val="5"/>
    </w:rPr>
  </w:style>
  <w:style w:type="character" w:styleId="Emphasis">
    <w:name w:val="Emphasis"/>
    <w:basedOn w:val="DefaultParagraphFont"/>
    <w:uiPriority w:val="20"/>
    <w:qFormat/>
    <w:rsid w:val="00D075D8"/>
    <w:rPr>
      <w:i/>
      <w:iCs/>
    </w:rPr>
  </w:style>
  <w:style w:type="paragraph" w:styleId="Revision">
    <w:name w:val="Revision"/>
    <w:hidden/>
    <w:uiPriority w:val="99"/>
    <w:semiHidden/>
    <w:rsid w:val="0072751F"/>
    <w:pPr>
      <w:spacing w:after="0" w:line="240" w:lineRule="auto"/>
    </w:pPr>
  </w:style>
  <w:style w:type="character" w:styleId="CommentReference">
    <w:name w:val="annotation reference"/>
    <w:basedOn w:val="DefaultParagraphFont"/>
    <w:uiPriority w:val="99"/>
    <w:semiHidden/>
    <w:unhideWhenUsed/>
    <w:rsid w:val="0072751F"/>
    <w:rPr>
      <w:sz w:val="16"/>
      <w:szCs w:val="16"/>
    </w:rPr>
  </w:style>
  <w:style w:type="paragraph" w:styleId="CommentText">
    <w:name w:val="annotation text"/>
    <w:basedOn w:val="Normal"/>
    <w:link w:val="CommentTextChar"/>
    <w:uiPriority w:val="99"/>
    <w:semiHidden/>
    <w:unhideWhenUsed/>
    <w:rsid w:val="0072751F"/>
    <w:pPr>
      <w:spacing w:line="240" w:lineRule="auto"/>
    </w:pPr>
    <w:rPr>
      <w:sz w:val="20"/>
      <w:szCs w:val="20"/>
    </w:rPr>
  </w:style>
  <w:style w:type="character" w:customStyle="1" w:styleId="CommentTextChar">
    <w:name w:val="Comment Text Char"/>
    <w:basedOn w:val="DefaultParagraphFont"/>
    <w:link w:val="CommentText"/>
    <w:uiPriority w:val="99"/>
    <w:semiHidden/>
    <w:rsid w:val="0072751F"/>
    <w:rPr>
      <w:sz w:val="20"/>
      <w:szCs w:val="20"/>
    </w:rPr>
  </w:style>
  <w:style w:type="paragraph" w:styleId="CommentSubject">
    <w:name w:val="annotation subject"/>
    <w:basedOn w:val="CommentText"/>
    <w:next w:val="CommentText"/>
    <w:link w:val="CommentSubjectChar"/>
    <w:uiPriority w:val="99"/>
    <w:semiHidden/>
    <w:unhideWhenUsed/>
    <w:rsid w:val="0072751F"/>
    <w:rPr>
      <w:b/>
      <w:bCs/>
    </w:rPr>
  </w:style>
  <w:style w:type="character" w:customStyle="1" w:styleId="CommentSubjectChar">
    <w:name w:val="Comment Subject Char"/>
    <w:basedOn w:val="CommentTextChar"/>
    <w:link w:val="CommentSubject"/>
    <w:uiPriority w:val="99"/>
    <w:semiHidden/>
    <w:rsid w:val="0072751F"/>
    <w:rPr>
      <w:b/>
      <w:bCs/>
      <w:sz w:val="20"/>
      <w:szCs w:val="20"/>
    </w:rPr>
  </w:style>
  <w:style w:type="paragraph" w:customStyle="1" w:styleId="font-claude-response-body">
    <w:name w:val="font-claude-response-body"/>
    <w:basedOn w:val="Normal"/>
    <w:rsid w:val="009814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814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801</TotalTime>
  <Pages>26</Pages>
  <Words>9126</Words>
  <Characters>52021</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31</cp:revision>
  <dcterms:created xsi:type="dcterms:W3CDTF">2026-06-30T00:09:00Z</dcterms:created>
  <dcterms:modified xsi:type="dcterms:W3CDTF">2026-08-07T07:41:00Z</dcterms:modified>
</cp:coreProperties>
</file>