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2ADC8" w14:textId="77777777" w:rsidR="00CD372C" w:rsidRPr="00806605" w:rsidRDefault="000751A7" w:rsidP="00806605">
      <w:pPr>
        <w:pStyle w:val="Title"/>
        <w:spacing w:line="276" w:lineRule="auto"/>
        <w:rPr>
          <w:rFonts w:ascii="Times New Roman" w:hAnsi="Times New Roman" w:cs="Times New Roman"/>
          <w:color w:val="000000" w:themeColor="text1"/>
        </w:rPr>
      </w:pPr>
      <w:r w:rsidRPr="00806605">
        <w:rPr>
          <w:rFonts w:ascii="Times New Roman" w:hAnsi="Times New Roman" w:cs="Times New Roman"/>
          <w:color w:val="000000" w:themeColor="text1"/>
        </w:rPr>
        <w:t>The effect of prenatal environment on brain mitochondrial function and prey detection in a lizard</w:t>
      </w:r>
    </w:p>
    <w:p w14:paraId="1761D29C" w14:textId="77777777" w:rsidR="00CD372C" w:rsidRPr="00806605" w:rsidRDefault="000751A7" w:rsidP="00806605">
      <w:pPr>
        <w:pStyle w:val="FirstParagraph"/>
        <w:spacing w:line="276" w:lineRule="auto"/>
        <w:rPr>
          <w:rFonts w:cs="Times New Roman"/>
        </w:rPr>
      </w:pPr>
      <w:r w:rsidRPr="00806605">
        <w:rPr>
          <w:rFonts w:cs="Times New Roman"/>
        </w:rPr>
        <w:t>Pablo Recio</w:t>
      </w:r>
      <w:r w:rsidRPr="00806605">
        <w:rPr>
          <w:rFonts w:cs="Times New Roman"/>
          <w:vertAlign w:val="superscript"/>
        </w:rPr>
        <w:t>1,2</w:t>
      </w:r>
      <w:r w:rsidRPr="00806605">
        <w:rPr>
          <w:rFonts w:cs="Times New Roman"/>
        </w:rPr>
        <w:t>,</w:t>
      </w:r>
      <m:oMath>
        <m:r>
          <m:rPr>
            <m:sty m:val="p"/>
          </m:rPr>
          <w:rPr>
            <w:rFonts w:ascii="Cambria Math" w:hAnsi="Cambria Math" w:cs="Times New Roman"/>
          </w:rPr>
          <m:t>‡</m:t>
        </m:r>
      </m:oMath>
      <w:r w:rsidRPr="00806605">
        <w:rPr>
          <w:rFonts w:cs="Times New Roman"/>
        </w:rPr>
        <w:t xml:space="preserve"> , Dalton C. Leibold</w:t>
      </w:r>
      <w:r w:rsidRPr="00806605">
        <w:rPr>
          <w:rFonts w:cs="Times New Roman"/>
          <w:vertAlign w:val="superscript"/>
        </w:rPr>
        <w:t>1</w:t>
      </w:r>
      <w:r w:rsidRPr="00806605">
        <w:rPr>
          <w:rFonts w:cs="Times New Roman"/>
        </w:rPr>
        <w:t>, Ondi L. Crino</w:t>
      </w:r>
      <w:r w:rsidRPr="00806605">
        <w:rPr>
          <w:rFonts w:cs="Times New Roman"/>
          <w:vertAlign w:val="superscript"/>
        </w:rPr>
        <w:t>1,2</w:t>
      </w:r>
      <w:r w:rsidRPr="00806605">
        <w:rPr>
          <w:rFonts w:cs="Times New Roman"/>
        </w:rPr>
        <w:t>, Christopher R. Friesen</w:t>
      </w:r>
      <w:r w:rsidRPr="00806605">
        <w:rPr>
          <w:rFonts w:cs="Times New Roman"/>
          <w:vertAlign w:val="superscript"/>
        </w:rPr>
        <w:t>3,4</w:t>
      </w:r>
      <w:r w:rsidRPr="00806605">
        <w:rPr>
          <w:rFonts w:cs="Times New Roman"/>
        </w:rPr>
        <w:t>, Daniel W.A. Noble</w:t>
      </w:r>
      <w:r w:rsidRPr="00806605">
        <w:rPr>
          <w:rFonts w:cs="Times New Roman"/>
          <w:vertAlign w:val="superscript"/>
        </w:rPr>
        <w:t>1</w:t>
      </w:r>
    </w:p>
    <w:p w14:paraId="1ED97561" w14:textId="77777777" w:rsidR="00CD372C" w:rsidRPr="00806605" w:rsidRDefault="000751A7" w:rsidP="00806605">
      <w:pPr>
        <w:pStyle w:val="BodyText"/>
        <w:spacing w:line="276" w:lineRule="auto"/>
        <w:rPr>
          <w:rFonts w:ascii="Times New Roman" w:hAnsi="Times New Roman" w:cs="Times New Roman"/>
        </w:rPr>
      </w:pPr>
      <w:r w:rsidRPr="00806605">
        <w:rPr>
          <w:rFonts w:ascii="Times New Roman" w:hAnsi="Times New Roman" w:cs="Times New Roman"/>
          <w:vertAlign w:val="superscript"/>
        </w:rPr>
        <w:t>1</w:t>
      </w:r>
      <w:r w:rsidRPr="00806605">
        <w:rPr>
          <w:rFonts w:ascii="Times New Roman" w:hAnsi="Times New Roman" w:cs="Times New Roman"/>
        </w:rPr>
        <w:t xml:space="preserve"> Division of Ecology and Evolution, Research School of Biology, The Australian National University, Canberra, ACT 2601, Australia</w:t>
      </w:r>
      <w:r w:rsidRPr="00806605">
        <w:rPr>
          <w:rFonts w:ascii="Times New Roman" w:hAnsi="Times New Roman" w:cs="Times New Roman"/>
        </w:rPr>
        <w:br/>
      </w:r>
      <w:r w:rsidRPr="00806605">
        <w:rPr>
          <w:rFonts w:ascii="Times New Roman" w:hAnsi="Times New Roman" w:cs="Times New Roman"/>
          <w:vertAlign w:val="superscript"/>
        </w:rPr>
        <w:t>2</w:t>
      </w:r>
      <w:r w:rsidRPr="00806605">
        <w:rPr>
          <w:rFonts w:ascii="Times New Roman" w:hAnsi="Times New Roman" w:cs="Times New Roman"/>
        </w:rPr>
        <w:t xml:space="preserve"> Flinders University, College of Science and Engineering, Bedford Park, SA 5042, Australia</w:t>
      </w:r>
      <w:r w:rsidRPr="00806605">
        <w:rPr>
          <w:rFonts w:ascii="Times New Roman" w:hAnsi="Times New Roman" w:cs="Times New Roman"/>
        </w:rPr>
        <w:br/>
      </w:r>
      <w:r w:rsidRPr="00806605">
        <w:rPr>
          <w:rFonts w:ascii="Times New Roman" w:hAnsi="Times New Roman" w:cs="Times New Roman"/>
          <w:vertAlign w:val="superscript"/>
        </w:rPr>
        <w:t>3</w:t>
      </w:r>
      <w:r w:rsidRPr="00806605">
        <w:rPr>
          <w:rFonts w:ascii="Times New Roman" w:hAnsi="Times New Roman" w:cs="Times New Roman"/>
        </w:rPr>
        <w:t xml:space="preserve"> University of Wollongong, Wollongong, NSW 2500, Australia</w:t>
      </w:r>
      <w:r w:rsidRPr="00806605">
        <w:rPr>
          <w:rFonts w:ascii="Times New Roman" w:hAnsi="Times New Roman" w:cs="Times New Roman"/>
        </w:rPr>
        <w:br/>
      </w:r>
      <w:r w:rsidRPr="00806605">
        <w:rPr>
          <w:rFonts w:ascii="Times New Roman" w:hAnsi="Times New Roman" w:cs="Times New Roman"/>
          <w:vertAlign w:val="superscript"/>
        </w:rPr>
        <w:t>4</w:t>
      </w:r>
      <w:r w:rsidRPr="00806605">
        <w:rPr>
          <w:rFonts w:ascii="Times New Roman" w:hAnsi="Times New Roman" w:cs="Times New Roman"/>
        </w:rPr>
        <w:t xml:space="preserve"> Environmental Futures University of Wollongong, Wollongong, NSW 2500, Australia </w:t>
      </w:r>
      <m:oMath>
        <m:r>
          <m:rPr>
            <m:sty m:val="p"/>
          </m:rPr>
          <w:rPr>
            <w:rFonts w:ascii="Cambria Math" w:hAnsi="Cambria Math" w:cs="Times New Roman"/>
          </w:rPr>
          <m:t>‡</m:t>
        </m:r>
      </m:oMath>
      <w:r w:rsidRPr="00806605">
        <w:rPr>
          <w:rFonts w:ascii="Times New Roman" w:hAnsi="Times New Roman" w:cs="Times New Roman"/>
        </w:rPr>
        <w:t xml:space="preserve"> Corresponding author: pablo.reciosantiago@anu.edu.au</w:t>
      </w:r>
    </w:p>
    <w:p w14:paraId="1778C163" w14:textId="77777777" w:rsidR="00CD372C" w:rsidRPr="00806605" w:rsidRDefault="000751A7" w:rsidP="00806605">
      <w:pPr>
        <w:pStyle w:val="BodyText"/>
        <w:spacing w:line="276" w:lineRule="auto"/>
        <w:rPr>
          <w:rFonts w:ascii="Times New Roman" w:hAnsi="Times New Roman" w:cs="Times New Roman"/>
        </w:rPr>
      </w:pPr>
      <w:r w:rsidRPr="00806605">
        <w:rPr>
          <w:rFonts w:ascii="Times New Roman" w:hAnsi="Times New Roman" w:cs="Times New Roman"/>
        </w:rPr>
        <w:t>ORCID:</w:t>
      </w:r>
    </w:p>
    <w:p w14:paraId="0E9FC0D2" w14:textId="77777777" w:rsidR="00CD372C" w:rsidRPr="00806605" w:rsidRDefault="000751A7" w:rsidP="00806605">
      <w:pPr>
        <w:pStyle w:val="BodyText"/>
        <w:spacing w:line="276" w:lineRule="auto"/>
        <w:rPr>
          <w:rFonts w:ascii="Times New Roman" w:hAnsi="Times New Roman" w:cs="Times New Roman"/>
        </w:rPr>
      </w:pPr>
      <w:r w:rsidRPr="00806605">
        <w:rPr>
          <w:rFonts w:ascii="Times New Roman" w:hAnsi="Times New Roman" w:cs="Times New Roman"/>
        </w:rPr>
        <w:t>Pablo Recio ORCID: 0000-0002-5890-0218</w:t>
      </w:r>
      <w:r w:rsidRPr="00806605">
        <w:rPr>
          <w:rFonts w:ascii="Times New Roman" w:hAnsi="Times New Roman" w:cs="Times New Roman"/>
        </w:rPr>
        <w:br/>
        <w:t>Dalton C. Leibold ORCID: 0000-0001-9645-2033</w:t>
      </w:r>
      <w:r w:rsidRPr="00806605">
        <w:rPr>
          <w:rFonts w:ascii="Times New Roman" w:hAnsi="Times New Roman" w:cs="Times New Roman"/>
        </w:rPr>
        <w:br/>
        <w:t>Ondi L. Crino ORCID: 0000-0001-5700-1387</w:t>
      </w:r>
      <w:r w:rsidRPr="00806605">
        <w:rPr>
          <w:rFonts w:ascii="Times New Roman" w:hAnsi="Times New Roman" w:cs="Times New Roman"/>
        </w:rPr>
        <w:br/>
        <w:t>Christopher R. Friesen ORCID: 0000-0001-5338-7454</w:t>
      </w:r>
      <w:r w:rsidRPr="00806605">
        <w:rPr>
          <w:rFonts w:ascii="Times New Roman" w:hAnsi="Times New Roman" w:cs="Times New Roman"/>
        </w:rPr>
        <w:br/>
        <w:t>Daniel W.A. Noble ORCID: 0000-0001-9460-8743</w:t>
      </w:r>
    </w:p>
    <w:p w14:paraId="21B4E134" w14:textId="77777777" w:rsidR="00CD372C" w:rsidRDefault="000751A7" w:rsidP="00806605">
      <w:pPr>
        <w:spacing w:line="276" w:lineRule="auto"/>
      </w:pPr>
      <w:r w:rsidRPr="00806605">
        <w:rPr>
          <w:rFonts w:ascii="Times New Roman" w:hAnsi="Times New Roman" w:cs="Times New Roman"/>
        </w:rPr>
        <w:br w:type="page"/>
      </w:r>
    </w:p>
    <w:p w14:paraId="3330421C" w14:textId="77777777" w:rsidR="00CD372C" w:rsidRPr="00806605" w:rsidRDefault="000751A7" w:rsidP="00806605">
      <w:pPr>
        <w:pStyle w:val="Heading2"/>
        <w:spacing w:line="276" w:lineRule="auto"/>
        <w:rPr>
          <w:rFonts w:cs="Times New Roman"/>
        </w:rPr>
      </w:pPr>
      <w:bookmarkStart w:id="0" w:name="abstract"/>
      <w:r w:rsidRPr="00806605">
        <w:rPr>
          <w:rFonts w:cs="Times New Roman"/>
        </w:rPr>
        <w:lastRenderedPageBreak/>
        <w:t>Abstract</w:t>
      </w:r>
    </w:p>
    <w:p w14:paraId="5D650B2E" w14:textId="77777777" w:rsidR="00CD372C" w:rsidRPr="00806605" w:rsidRDefault="000751A7" w:rsidP="00806605">
      <w:pPr>
        <w:pStyle w:val="FirstParagraph"/>
        <w:spacing w:line="276" w:lineRule="auto"/>
        <w:rPr>
          <w:rFonts w:cs="Times New Roman"/>
        </w:rPr>
      </w:pPr>
      <w:r w:rsidRPr="00806605">
        <w:rPr>
          <w:rFonts w:cs="Times New Roman"/>
        </w:rPr>
        <w:t>The ability to detect prey is crucial for survival in many animals. However, prey detection is a cognitive process that can be influenced by early life conditions such as prenatal stress or temperature. Mitochondrial function is likely to underly these effects because cognitive abilities are energetically demanding (i.e., dependent on efficient metabolic function) and because metabolic-derived oxidative stress and oxidative damage can impair cognitive function. Yet, whether prenatal stress and thermal envir</w:t>
      </w:r>
      <w:r w:rsidRPr="00806605">
        <w:rPr>
          <w:rFonts w:cs="Times New Roman"/>
        </w:rPr>
        <w:t>onments affect prey detection, and whether mitochondrial function mediates such effects, remains poorly understood. Here, we investigated the links between prenatal environments, mitochondrial function, and prey detection in the delicate skink (</w:t>
      </w:r>
      <w:r w:rsidRPr="00806605">
        <w:rPr>
          <w:rFonts w:cs="Times New Roman"/>
          <w:i/>
          <w:iCs/>
        </w:rPr>
        <w:t>Lampropholis delicata</w:t>
      </w:r>
      <w:r w:rsidRPr="00806605">
        <w:rPr>
          <w:rFonts w:cs="Times New Roman"/>
        </w:rPr>
        <w:t>). We manipulated egg corticosterone (CORT) levels—a key stress hormone in reptiles—and incubation temperature and assessed the ability of lizards to detect chemical and visual prey stimuli. Then, using flow cytometry, we measured metabolic funct</w:t>
      </w:r>
      <w:r w:rsidRPr="00806605">
        <w:rPr>
          <w:rFonts w:cs="Times New Roman"/>
        </w:rPr>
        <w:t xml:space="preserve">ion, oxidative stress, and oxidative damage in the olfactory bulbs and optic tecta, two brain regions involved in sensory processing. While metabolic function and oxidative stress remained robust to early life conditions, CORT and temperature interacted to influence oxidative damage. Particularly, CORT decreased DNA damage in the olfactory bulbs of cold-incubated lizards but had no effect on hot-incubated lizards. In both brain regions, lipid peroxidation was lower in CORT-treated lizards incubated at high </w:t>
      </w:r>
      <w:r w:rsidRPr="00806605">
        <w:rPr>
          <w:rFonts w:cs="Times New Roman"/>
        </w:rPr>
        <w:t xml:space="preserve">temperatures compared to CORT-treated cold-incubated lizards, but no other between-treatment differences were detected. Additionally, CORT-treated lizards responded faster when presented with chemical cues but not visual stimuli. We did not find any relationship between mitochondrial function and prey detection. Our findings suggest that prenatal conditions have lasting effects on DNA damage and prey detection, but prey detection appears decoupled from mitochondrial function in </w:t>
      </w:r>
      <w:r w:rsidRPr="00806605">
        <w:rPr>
          <w:rFonts w:cs="Times New Roman"/>
          <w:i/>
          <w:iCs/>
        </w:rPr>
        <w:t>L. delicata</w:t>
      </w:r>
      <w:r w:rsidRPr="00806605">
        <w:rPr>
          <w:rFonts w:cs="Times New Roman"/>
        </w:rPr>
        <w:t>.</w:t>
      </w:r>
    </w:p>
    <w:p w14:paraId="086AC9D8" w14:textId="77777777" w:rsidR="00CD372C" w:rsidRPr="00806605" w:rsidRDefault="000751A7" w:rsidP="00806605">
      <w:pPr>
        <w:pStyle w:val="Heading2"/>
        <w:spacing w:line="276" w:lineRule="auto"/>
        <w:rPr>
          <w:rFonts w:cs="Times New Roman"/>
        </w:rPr>
      </w:pPr>
      <w:bookmarkStart w:id="1" w:name="introduction"/>
      <w:bookmarkEnd w:id="0"/>
      <w:r w:rsidRPr="00806605">
        <w:rPr>
          <w:rFonts w:cs="Times New Roman"/>
        </w:rPr>
        <w:t>Introduction</w:t>
      </w:r>
    </w:p>
    <w:p w14:paraId="03CE06B0" w14:textId="77777777" w:rsidR="00CD372C" w:rsidRPr="00806605" w:rsidRDefault="000751A7" w:rsidP="00806605">
      <w:pPr>
        <w:pStyle w:val="FirstParagraph"/>
        <w:spacing w:line="276" w:lineRule="auto"/>
        <w:rPr>
          <w:rFonts w:cs="Times New Roman"/>
        </w:rPr>
      </w:pPr>
      <w:r w:rsidRPr="00806605">
        <w:rPr>
          <w:rFonts w:cs="Times New Roman"/>
        </w:rPr>
        <w:t>Cognition encompasses the ways in which animals acquire, process, and store information, enabling stimuli detection, recognition, learning, memory, and decision-making (</w:t>
      </w:r>
      <w:hyperlink w:anchor="ref-shettleworth">
        <w:r w:rsidR="00CD372C" w:rsidRPr="00806605">
          <w:rPr>
            <w:rStyle w:val="Hyperlink"/>
            <w:rFonts w:cs="Times New Roman"/>
          </w:rPr>
          <w:t>Shettleworth, 2010</w:t>
        </w:r>
      </w:hyperlink>
      <w:r w:rsidRPr="00806605">
        <w:rPr>
          <w:rFonts w:cs="Times New Roman"/>
        </w:rPr>
        <w:t>). Individual variation in cognitive abilities can translate directly into differences in survival and reproductive success, making cognition a key trait for fitness (</w:t>
      </w:r>
      <w:hyperlink w:anchor="ref-dukas_evolutionary_2004">
        <w:r w:rsidR="00CD372C" w:rsidRPr="00806605">
          <w:rPr>
            <w:rStyle w:val="Hyperlink"/>
            <w:rFonts w:cs="Times New Roman"/>
          </w:rPr>
          <w:t>Dukas, 2004</w:t>
        </w:r>
      </w:hyperlink>
      <w:r w:rsidRPr="00806605">
        <w:rPr>
          <w:rFonts w:cs="Times New Roman"/>
        </w:rPr>
        <w:t>). However, between-individual variation is common in wild populations due to a combination of genetic and environmental factors (</w:t>
      </w:r>
      <w:hyperlink w:anchor="ref-dukas_evolutionary_2004">
        <w:r w:rsidR="00CD372C" w:rsidRPr="00806605">
          <w:rPr>
            <w:rStyle w:val="Hyperlink"/>
            <w:rFonts w:cs="Times New Roman"/>
          </w:rPr>
          <w:t>Dukas, 2004</w:t>
        </w:r>
      </w:hyperlink>
      <w:r w:rsidRPr="00806605">
        <w:rPr>
          <w:rFonts w:cs="Times New Roman"/>
        </w:rPr>
        <w:t xml:space="preserve">; </w:t>
      </w:r>
      <w:hyperlink w:anchor="ref-sakata_neural_2000">
        <w:r w:rsidR="00CD372C" w:rsidRPr="00806605">
          <w:rPr>
            <w:rStyle w:val="Hyperlink"/>
            <w:rFonts w:cs="Times New Roman"/>
          </w:rPr>
          <w:t>Sakata et al., 2000</w:t>
        </w:r>
      </w:hyperlink>
      <w:r w:rsidRPr="00806605">
        <w:rPr>
          <w:rFonts w:cs="Times New Roman"/>
        </w:rPr>
        <w:t>). Early-life conditions, in particular, play a critical role in shaping brain development and cognitive abilities (</w:t>
      </w:r>
      <w:hyperlink w:anchor="ref-amiel_effects_2017">
        <w:r w:rsidR="00CD372C" w:rsidRPr="00806605">
          <w:rPr>
            <w:rStyle w:val="Hyperlink"/>
            <w:rFonts w:cs="Times New Roman"/>
          </w:rPr>
          <w:t>Amiel et al., 2017</w:t>
        </w:r>
      </w:hyperlink>
      <w:r w:rsidRPr="00806605">
        <w:rPr>
          <w:rFonts w:cs="Times New Roman"/>
        </w:rPr>
        <w:t xml:space="preserve">; </w:t>
      </w:r>
      <w:hyperlink w:anchor="ref-crino_corticosterone_2014-learn">
        <w:r w:rsidR="00CD372C" w:rsidRPr="00806605">
          <w:rPr>
            <w:rStyle w:val="Hyperlink"/>
            <w:rFonts w:cs="Times New Roman"/>
          </w:rPr>
          <w:t>Crino et al., 2014</w:t>
        </w:r>
      </w:hyperlink>
      <w:r w:rsidRPr="00806605">
        <w:rPr>
          <w:rFonts w:cs="Times New Roman"/>
        </w:rPr>
        <w:t xml:space="preserve">; </w:t>
      </w:r>
      <w:hyperlink w:anchor="ref-sakata_neural_2000">
        <w:r w:rsidR="00CD372C" w:rsidRPr="00806605">
          <w:rPr>
            <w:rStyle w:val="Hyperlink"/>
            <w:rFonts w:cs="Times New Roman"/>
          </w:rPr>
          <w:t>Sakata et al., 2000</w:t>
        </w:r>
      </w:hyperlink>
      <w:r w:rsidRPr="00806605">
        <w:rPr>
          <w:rFonts w:cs="Times New Roman"/>
        </w:rPr>
        <w:t xml:space="preserve">; </w:t>
      </w:r>
      <w:hyperlink w:anchor="ref-zhu_prenatal_2004">
        <w:r w:rsidR="00CD372C" w:rsidRPr="00806605">
          <w:rPr>
            <w:rStyle w:val="Hyperlink"/>
            <w:rFonts w:cs="Times New Roman"/>
          </w:rPr>
          <w:t>Zhu et al., 2004</w:t>
        </w:r>
      </w:hyperlink>
      <w:r w:rsidRPr="00806605">
        <w:rPr>
          <w:rFonts w:cs="Times New Roman"/>
        </w:rPr>
        <w:t>). Yet, the impact of early-life environments has primarily been studied in the context of learning and memory (</w:t>
      </w:r>
      <w:hyperlink w:anchor="ref-abayarathna_effects_2020">
        <w:r w:rsidR="00CD372C" w:rsidRPr="00806605">
          <w:rPr>
            <w:rStyle w:val="Hyperlink"/>
            <w:rFonts w:cs="Times New Roman"/>
          </w:rPr>
          <w:t>Abayarathna &amp; Webb, 2020</w:t>
        </w:r>
      </w:hyperlink>
      <w:r w:rsidRPr="00806605">
        <w:rPr>
          <w:rFonts w:cs="Times New Roman"/>
        </w:rPr>
        <w:t xml:space="preserve">; </w:t>
      </w:r>
      <w:hyperlink w:anchor="ref-bebus_associative_2016">
        <w:r w:rsidR="00CD372C" w:rsidRPr="00806605">
          <w:rPr>
            <w:rStyle w:val="Hyperlink"/>
            <w:rFonts w:cs="Times New Roman"/>
          </w:rPr>
          <w:t>Bebus et al., 2016</w:t>
        </w:r>
      </w:hyperlink>
      <w:r w:rsidRPr="00806605">
        <w:rPr>
          <w:rFonts w:cs="Times New Roman"/>
        </w:rPr>
        <w:t xml:space="preserve">; </w:t>
      </w:r>
      <w:hyperlink w:anchor="ref-crino_corticosterone_2014-learn">
        <w:r w:rsidR="00CD372C" w:rsidRPr="00806605">
          <w:rPr>
            <w:rStyle w:val="Hyperlink"/>
            <w:rFonts w:cs="Times New Roman"/>
          </w:rPr>
          <w:t>Crino et al., 2014</w:t>
        </w:r>
      </w:hyperlink>
      <w:r w:rsidRPr="00806605">
        <w:rPr>
          <w:rFonts w:cs="Times New Roman"/>
        </w:rPr>
        <w:t xml:space="preserve">; </w:t>
      </w:r>
      <w:hyperlink w:anchor="ref-zhu_prenatal_2004">
        <w:r w:rsidR="00CD372C" w:rsidRPr="00806605">
          <w:rPr>
            <w:rStyle w:val="Hyperlink"/>
            <w:rFonts w:cs="Times New Roman"/>
          </w:rPr>
          <w:t>Zhu et al., 2004</w:t>
        </w:r>
      </w:hyperlink>
      <w:r w:rsidRPr="00806605">
        <w:rPr>
          <w:rFonts w:cs="Times New Roman"/>
        </w:rPr>
        <w:t xml:space="preserve">), neglecting how other important cognitive domains such as stimuli detection and recognition might be affected (but see </w:t>
      </w:r>
      <w:hyperlink w:anchor="ref-burger_antipredator_1998">
        <w:r w:rsidR="00CD372C" w:rsidRPr="00806605">
          <w:rPr>
            <w:rStyle w:val="Hyperlink"/>
            <w:rFonts w:cs="Times New Roman"/>
          </w:rPr>
          <w:t>Burger, 1998</w:t>
        </w:r>
      </w:hyperlink>
      <w:r w:rsidRPr="00806605">
        <w:rPr>
          <w:rFonts w:cs="Times New Roman"/>
        </w:rPr>
        <w:t>). Stimuli detection is an often overlooked, but fundamental cognitive process, critical for locating prey, avoiding predators, and interacting with conspecifics (</w:t>
      </w:r>
      <w:hyperlink w:anchor="ref-burger_antipredator_1998">
        <w:r w:rsidR="00CD372C" w:rsidRPr="00806605">
          <w:rPr>
            <w:rStyle w:val="Hyperlink"/>
            <w:rFonts w:cs="Times New Roman"/>
          </w:rPr>
          <w:t>Burger, 1998</w:t>
        </w:r>
      </w:hyperlink>
      <w:r w:rsidRPr="00806605">
        <w:rPr>
          <w:rFonts w:cs="Times New Roman"/>
        </w:rPr>
        <w:t xml:space="preserve">; </w:t>
      </w:r>
      <w:hyperlink w:anchor="ref-desfilis2003stimulus">
        <w:r w:rsidR="00CD372C" w:rsidRPr="00806605">
          <w:rPr>
            <w:rStyle w:val="Hyperlink"/>
            <w:rFonts w:cs="Times New Roman"/>
          </w:rPr>
          <w:t>Desfilis et al., 2003</w:t>
        </w:r>
      </w:hyperlink>
      <w:r w:rsidRPr="00806605">
        <w:rPr>
          <w:rFonts w:cs="Times New Roman"/>
        </w:rPr>
        <w:t xml:space="preserve">; </w:t>
      </w:r>
      <w:hyperlink w:anchor="ref-hairston1982fish">
        <w:r w:rsidR="00CD372C" w:rsidRPr="00806605">
          <w:rPr>
            <w:rStyle w:val="Hyperlink"/>
            <w:rFonts w:cs="Times New Roman"/>
          </w:rPr>
          <w:t>Hairston Jr et al., 1982</w:t>
        </w:r>
      </w:hyperlink>
      <w:r w:rsidRPr="00806605">
        <w:rPr>
          <w:rFonts w:cs="Times New Roman"/>
        </w:rPr>
        <w:t xml:space="preserve">; </w:t>
      </w:r>
      <w:hyperlink w:anchor="ref-pyke1984optimal">
        <w:r w:rsidR="00CD372C" w:rsidRPr="00806605">
          <w:rPr>
            <w:rStyle w:val="Hyperlink"/>
            <w:rFonts w:cs="Times New Roman"/>
          </w:rPr>
          <w:t>Pyke, 1984</w:t>
        </w:r>
      </w:hyperlink>
      <w:r w:rsidRPr="00806605">
        <w:rPr>
          <w:rFonts w:cs="Times New Roman"/>
        </w:rPr>
        <w:t xml:space="preserve">; </w:t>
      </w:r>
      <w:hyperlink w:anchor="ref-recio2023conspecific">
        <w:r w:rsidR="00CD372C" w:rsidRPr="00806605">
          <w:rPr>
            <w:rStyle w:val="Hyperlink"/>
            <w:rFonts w:cs="Times New Roman"/>
          </w:rPr>
          <w:t>Recio et al., 2023</w:t>
        </w:r>
      </w:hyperlink>
      <w:r w:rsidRPr="00806605">
        <w:rPr>
          <w:rFonts w:cs="Times New Roman"/>
        </w:rPr>
        <w:t xml:space="preserve">; </w:t>
      </w:r>
      <w:hyperlink w:anchor="ref-shettleworth">
        <w:r w:rsidR="00CD372C" w:rsidRPr="00806605">
          <w:rPr>
            <w:rStyle w:val="Hyperlink"/>
            <w:rFonts w:cs="Times New Roman"/>
          </w:rPr>
          <w:t>Shettleworth, 2010</w:t>
        </w:r>
      </w:hyperlink>
      <w:r w:rsidRPr="00806605">
        <w:rPr>
          <w:rFonts w:cs="Times New Roman"/>
        </w:rPr>
        <w:t>). Yet, whether early-life conditions shape detection abilities remains largely unknown.</w:t>
      </w:r>
    </w:p>
    <w:p w14:paraId="11E34FA7" w14:textId="77777777" w:rsidR="00CD372C" w:rsidRPr="00806605" w:rsidRDefault="000751A7"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Early-life conditions can influence cognitive abilities through various mechanisms including alterations in gene expression (</w:t>
      </w:r>
      <w:hyperlink w:anchor="ref-zhou2020effects">
        <w:r w:rsidR="00CD372C" w:rsidRPr="00806605">
          <w:rPr>
            <w:rStyle w:val="Hyperlink"/>
            <w:rFonts w:ascii="Times New Roman" w:hAnsi="Times New Roman" w:cs="Times New Roman"/>
          </w:rPr>
          <w:t>Zhou et al., 2020</w:t>
        </w:r>
      </w:hyperlink>
      <w:r w:rsidRPr="00806605">
        <w:rPr>
          <w:rFonts w:ascii="Times New Roman" w:hAnsi="Times New Roman" w:cs="Times New Roman"/>
        </w:rPr>
        <w:t>), effects on neurotransmitter production and neuroendocrine pathways (</w:t>
      </w:r>
      <w:hyperlink w:anchor="ref-amani2021perinatal">
        <w:r w:rsidR="00CD372C" w:rsidRPr="00806605">
          <w:rPr>
            <w:rStyle w:val="Hyperlink"/>
            <w:rFonts w:ascii="Times New Roman" w:hAnsi="Times New Roman" w:cs="Times New Roman"/>
          </w:rPr>
          <w:t>Amani et al., 2021</w:t>
        </w:r>
      </w:hyperlink>
      <w:r w:rsidRPr="00806605">
        <w:rPr>
          <w:rFonts w:ascii="Times New Roman" w:hAnsi="Times New Roman" w:cs="Times New Roman"/>
        </w:rPr>
        <w:t>), and impacts on brain structure (</w:t>
      </w:r>
      <w:hyperlink w:anchor="ref-amiel_effects_2017">
        <w:r w:rsidR="00CD372C" w:rsidRPr="00806605">
          <w:rPr>
            <w:rStyle w:val="Hyperlink"/>
            <w:rFonts w:ascii="Times New Roman" w:hAnsi="Times New Roman" w:cs="Times New Roman"/>
          </w:rPr>
          <w:t>Amiel et al., 2017</w:t>
        </w:r>
      </w:hyperlink>
      <w:r w:rsidRPr="00806605">
        <w:rPr>
          <w:rFonts w:ascii="Times New Roman" w:hAnsi="Times New Roman" w:cs="Times New Roman"/>
        </w:rPr>
        <w:t>). One of the most fundamental mechanisms through which early-life conditions can influence cognition is by affecting brain mitochondrial function (</w:t>
      </w:r>
      <w:hyperlink w:anchor="ref-du_dynamic_2009">
        <w:r w:rsidR="00CD372C" w:rsidRPr="00806605">
          <w:rPr>
            <w:rStyle w:val="Hyperlink"/>
            <w:rFonts w:ascii="Times New Roman" w:hAnsi="Times New Roman" w:cs="Times New Roman"/>
          </w:rPr>
          <w:t>Du et al., 2009</w:t>
        </w:r>
      </w:hyperlink>
      <w:r w:rsidRPr="00806605">
        <w:rPr>
          <w:rFonts w:ascii="Times New Roman" w:hAnsi="Times New Roman" w:cs="Times New Roman"/>
        </w:rPr>
        <w:t xml:space="preserve">; </w:t>
      </w:r>
      <w:hyperlink w:anchor="ref-picard_energetic_2018">
        <w:r w:rsidR="00CD372C" w:rsidRPr="00806605">
          <w:rPr>
            <w:rStyle w:val="Hyperlink"/>
            <w:rFonts w:ascii="Times New Roman" w:hAnsi="Times New Roman" w:cs="Times New Roman"/>
          </w:rPr>
          <w:t>Picard et al., 2018</w:t>
        </w:r>
      </w:hyperlink>
      <w:r w:rsidRPr="00806605">
        <w:rPr>
          <w:rFonts w:ascii="Times New Roman" w:hAnsi="Times New Roman" w:cs="Times New Roman"/>
        </w:rPr>
        <w:t xml:space="preserve">; </w:t>
      </w:r>
      <w:hyperlink w:anchor="ref-picard_mitochondria_2014">
        <w:r w:rsidR="00CD372C" w:rsidRPr="00806605">
          <w:rPr>
            <w:rStyle w:val="Hyperlink"/>
            <w:rFonts w:ascii="Times New Roman" w:hAnsi="Times New Roman" w:cs="Times New Roman"/>
          </w:rPr>
          <w:t>Picard &amp; McEwen, 2014</w:t>
        </w:r>
      </w:hyperlink>
      <w:r w:rsidRPr="00806605">
        <w:rPr>
          <w:rFonts w:ascii="Times New Roman" w:hAnsi="Times New Roman" w:cs="Times New Roman"/>
        </w:rPr>
        <w:t xml:space="preserve">; </w:t>
      </w:r>
      <w:hyperlink w:anchor="ref-siegel1994basic">
        <w:r w:rsidR="00CD372C" w:rsidRPr="00806605">
          <w:rPr>
            <w:rStyle w:val="Hyperlink"/>
            <w:rFonts w:ascii="Times New Roman" w:hAnsi="Times New Roman" w:cs="Times New Roman"/>
          </w:rPr>
          <w:t>Siegel &amp; Albers, 1994</w:t>
        </w:r>
      </w:hyperlink>
      <w:r w:rsidRPr="00806605">
        <w:rPr>
          <w:rFonts w:ascii="Times New Roman" w:hAnsi="Times New Roman" w:cs="Times New Roman"/>
        </w:rPr>
        <w:t>). Cognitive processes are energetically demanding, relying heavily on mitochondrial respiration (</w:t>
      </w:r>
      <w:hyperlink w:anchor="ref-alexandrov_neuronal_2022">
        <w:r w:rsidR="00CD372C" w:rsidRPr="00806605">
          <w:rPr>
            <w:rStyle w:val="Hyperlink"/>
            <w:rFonts w:ascii="Times New Roman" w:hAnsi="Times New Roman" w:cs="Times New Roman"/>
          </w:rPr>
          <w:t>Alexandrov &amp; Pletnikov, 2022</w:t>
        </w:r>
      </w:hyperlink>
      <w:r w:rsidRPr="00806605">
        <w:rPr>
          <w:rFonts w:ascii="Times New Roman" w:hAnsi="Times New Roman" w:cs="Times New Roman"/>
        </w:rPr>
        <w:t xml:space="preserve">; </w:t>
      </w:r>
      <w:hyperlink w:anchor="ref-mann_coupling_2021">
        <w:r w:rsidR="00CD372C" w:rsidRPr="00806605">
          <w:rPr>
            <w:rStyle w:val="Hyperlink"/>
            <w:rFonts w:ascii="Times New Roman" w:hAnsi="Times New Roman" w:cs="Times New Roman"/>
          </w:rPr>
          <w:t>Mann et al., 2021</w:t>
        </w:r>
      </w:hyperlink>
      <w:r w:rsidRPr="00806605">
        <w:rPr>
          <w:rFonts w:ascii="Times New Roman" w:hAnsi="Times New Roman" w:cs="Times New Roman"/>
        </w:rPr>
        <w:t xml:space="preserve">; </w:t>
      </w:r>
      <w:hyperlink w:anchor="ref-mcnay_decreases_2000">
        <w:r w:rsidR="00CD372C" w:rsidRPr="00806605">
          <w:rPr>
            <w:rStyle w:val="Hyperlink"/>
            <w:rFonts w:ascii="Times New Roman" w:hAnsi="Times New Roman" w:cs="Times New Roman"/>
          </w:rPr>
          <w:t>McNay et al., 2000</w:t>
        </w:r>
      </w:hyperlink>
      <w:r w:rsidRPr="00806605">
        <w:rPr>
          <w:rFonts w:ascii="Times New Roman" w:hAnsi="Times New Roman" w:cs="Times New Roman"/>
        </w:rPr>
        <w:t>). However, mitochondrial respiration inherently generates reactive oxygen species (ROS) as a byproduct, and when ROS production exceeds antioxidant capacity this results in oxidative stress and oxidative damage (</w:t>
      </w:r>
      <w:hyperlink w:anchor="ref-du_dynamic_2009">
        <w:r w:rsidR="00CD372C" w:rsidRPr="00806605">
          <w:rPr>
            <w:rStyle w:val="Hyperlink"/>
            <w:rFonts w:ascii="Times New Roman" w:hAnsi="Times New Roman" w:cs="Times New Roman"/>
          </w:rPr>
          <w:t>Du et al., 2009</w:t>
        </w:r>
      </w:hyperlink>
      <w:r w:rsidRPr="00806605">
        <w:rPr>
          <w:rFonts w:ascii="Times New Roman" w:hAnsi="Times New Roman" w:cs="Times New Roman"/>
        </w:rPr>
        <w:t xml:space="preserve">; </w:t>
      </w:r>
      <w:hyperlink w:anchor="ref-finkel_oxidants_2000">
        <w:r w:rsidR="00CD372C" w:rsidRPr="00806605">
          <w:rPr>
            <w:rStyle w:val="Hyperlink"/>
            <w:rFonts w:ascii="Times New Roman" w:hAnsi="Times New Roman" w:cs="Times New Roman"/>
          </w:rPr>
          <w:t>Finkel &amp; Holbrook, 2000</w:t>
        </w:r>
      </w:hyperlink>
      <w:r w:rsidRPr="00806605">
        <w:rPr>
          <w:rFonts w:ascii="Times New Roman" w:hAnsi="Times New Roman" w:cs="Times New Roman"/>
        </w:rPr>
        <w:t xml:space="preserve">; </w:t>
      </w:r>
      <w:hyperlink w:anchor="ref-gong_chronic_2011">
        <w:r w:rsidR="00CD372C" w:rsidRPr="00806605">
          <w:rPr>
            <w:rStyle w:val="Hyperlink"/>
            <w:rFonts w:ascii="Times New Roman" w:hAnsi="Times New Roman" w:cs="Times New Roman"/>
          </w:rPr>
          <w:t>Gong et al., 2011</w:t>
        </w:r>
      </w:hyperlink>
      <w:r w:rsidRPr="00806605">
        <w:rPr>
          <w:rFonts w:ascii="Times New Roman" w:hAnsi="Times New Roman" w:cs="Times New Roman"/>
        </w:rPr>
        <w:t xml:space="preserve">; </w:t>
      </w:r>
      <w:hyperlink w:anchor="ref-hoffmann_mitochondrion_2018">
        <w:r w:rsidR="00CD372C" w:rsidRPr="00806605">
          <w:rPr>
            <w:rStyle w:val="Hyperlink"/>
            <w:rFonts w:ascii="Times New Roman" w:hAnsi="Times New Roman" w:cs="Times New Roman"/>
          </w:rPr>
          <w:t>Hoffmann &amp; Spengler, 2018</w:t>
        </w:r>
      </w:hyperlink>
      <w:r w:rsidRPr="00806605">
        <w:rPr>
          <w:rFonts w:ascii="Times New Roman" w:hAnsi="Times New Roman" w:cs="Times New Roman"/>
        </w:rPr>
        <w:t xml:space="preserve">; </w:t>
      </w:r>
      <w:hyperlink w:anchor="ref-zhu_prenatal_2004">
        <w:r w:rsidR="00CD372C" w:rsidRPr="00806605">
          <w:rPr>
            <w:rStyle w:val="Hyperlink"/>
            <w:rFonts w:ascii="Times New Roman" w:hAnsi="Times New Roman" w:cs="Times New Roman"/>
          </w:rPr>
          <w:t>Zhu et al., 2004</w:t>
        </w:r>
      </w:hyperlink>
      <w:r w:rsidRPr="00806605">
        <w:rPr>
          <w:rFonts w:ascii="Times New Roman" w:hAnsi="Times New Roman" w:cs="Times New Roman"/>
        </w:rPr>
        <w:t>). Excessive oxidative damage impairs neuron density and functionality (</w:t>
      </w:r>
      <w:hyperlink w:anchor="ref-du_dynamic_2009">
        <w:r w:rsidR="00CD372C" w:rsidRPr="00806605">
          <w:rPr>
            <w:rStyle w:val="Hyperlink"/>
            <w:rFonts w:ascii="Times New Roman" w:hAnsi="Times New Roman" w:cs="Times New Roman"/>
          </w:rPr>
          <w:t>Du et al., 2009</w:t>
        </w:r>
      </w:hyperlink>
      <w:r w:rsidRPr="00806605">
        <w:rPr>
          <w:rFonts w:ascii="Times New Roman" w:hAnsi="Times New Roman" w:cs="Times New Roman"/>
        </w:rPr>
        <w:t xml:space="preserve">; </w:t>
      </w:r>
      <w:hyperlink w:anchor="ref-gong_chronic_2011">
        <w:r w:rsidR="00CD372C" w:rsidRPr="00806605">
          <w:rPr>
            <w:rStyle w:val="Hyperlink"/>
            <w:rFonts w:ascii="Times New Roman" w:hAnsi="Times New Roman" w:cs="Times New Roman"/>
          </w:rPr>
          <w:t>Gong et al., 2011</w:t>
        </w:r>
      </w:hyperlink>
      <w:r w:rsidRPr="00806605">
        <w:rPr>
          <w:rFonts w:ascii="Times New Roman" w:hAnsi="Times New Roman" w:cs="Times New Roman"/>
        </w:rPr>
        <w:t xml:space="preserve">; </w:t>
      </w:r>
      <w:hyperlink w:anchor="ref-zhu_prenatal_2004">
        <w:r w:rsidR="00CD372C" w:rsidRPr="00806605">
          <w:rPr>
            <w:rStyle w:val="Hyperlink"/>
            <w:rFonts w:ascii="Times New Roman" w:hAnsi="Times New Roman" w:cs="Times New Roman"/>
          </w:rPr>
          <w:t>Zhu et al., 2004</w:t>
        </w:r>
      </w:hyperlink>
      <w:r w:rsidRPr="00806605">
        <w:rPr>
          <w:rFonts w:ascii="Times New Roman" w:hAnsi="Times New Roman" w:cs="Times New Roman"/>
        </w:rPr>
        <w:t>), both of which are positively associated with high cognitive abilities (</w:t>
      </w:r>
      <w:hyperlink w:anchor="ref-amiel_effects_2017">
        <w:r w:rsidR="00CD372C" w:rsidRPr="00806605">
          <w:rPr>
            <w:rStyle w:val="Hyperlink"/>
            <w:rFonts w:ascii="Times New Roman" w:hAnsi="Times New Roman" w:cs="Times New Roman"/>
          </w:rPr>
          <w:t>Amiel et al., 2017</w:t>
        </w:r>
      </w:hyperlink>
      <w:r w:rsidRPr="00806605">
        <w:rPr>
          <w:rFonts w:ascii="Times New Roman" w:hAnsi="Times New Roman" w:cs="Times New Roman"/>
        </w:rPr>
        <w:t xml:space="preserve">; </w:t>
      </w:r>
      <w:hyperlink w:anchor="ref-lefebvre_taxonomic_2011">
        <w:r w:rsidR="00CD372C" w:rsidRPr="00806605">
          <w:rPr>
            <w:rStyle w:val="Hyperlink"/>
            <w:rFonts w:ascii="Times New Roman" w:hAnsi="Times New Roman" w:cs="Times New Roman"/>
          </w:rPr>
          <w:t>Lefebvre, 2011</w:t>
        </w:r>
      </w:hyperlink>
      <w:r w:rsidRPr="00806605">
        <w:rPr>
          <w:rFonts w:ascii="Times New Roman" w:hAnsi="Times New Roman" w:cs="Times New Roman"/>
        </w:rPr>
        <w:t>). Impacts on mitochondrial function during early development may therefore have significant consequences for cognitive abilities such as prey detection.</w:t>
      </w:r>
    </w:p>
    <w:p w14:paraId="5873789B" w14:textId="78A23471" w:rsidR="00CD372C" w:rsidRPr="00806605" w:rsidRDefault="000751A7"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 xml:space="preserve">Mitochondria are highly responsive to the environment, and early-life conditions can have short-term and long-lasting consequences on mitochondrial function (reviewed in </w:t>
      </w:r>
      <w:hyperlink w:anchor="ref-gyllenhammer2020developmental">
        <w:r w:rsidR="00CD372C" w:rsidRPr="00806605">
          <w:rPr>
            <w:rStyle w:val="Hyperlink"/>
            <w:rFonts w:ascii="Times New Roman" w:hAnsi="Times New Roman" w:cs="Times New Roman"/>
          </w:rPr>
          <w:t>Gyllenhammer et al., 2020</w:t>
        </w:r>
      </w:hyperlink>
      <w:r w:rsidRPr="00806605">
        <w:rPr>
          <w:rFonts w:ascii="Times New Roman" w:hAnsi="Times New Roman" w:cs="Times New Roman"/>
        </w:rPr>
        <w:t>). Stress-related hormones and temperature are particularly relevant for mitochondrial function due to their strong effects on metabolic processes (</w:t>
      </w:r>
      <w:hyperlink w:anchor="ref-crino2024eggs">
        <w:r w:rsidR="00CD372C" w:rsidRPr="00806605">
          <w:rPr>
            <w:rStyle w:val="Hyperlink"/>
            <w:rFonts w:ascii="Times New Roman" w:hAnsi="Times New Roman" w:cs="Times New Roman"/>
          </w:rPr>
          <w:t>Crino et al., 2024</w:t>
        </w:r>
      </w:hyperlink>
      <w:r w:rsidRPr="00806605">
        <w:rPr>
          <w:rFonts w:ascii="Times New Roman" w:hAnsi="Times New Roman" w:cs="Times New Roman"/>
        </w:rPr>
        <w:t xml:space="preserve">; </w:t>
      </w:r>
      <w:hyperlink w:anchor="ref-sapolsky_how_2000">
        <w:r w:rsidR="00CD372C" w:rsidRPr="00806605">
          <w:rPr>
            <w:rStyle w:val="Hyperlink"/>
            <w:rFonts w:ascii="Times New Roman" w:hAnsi="Times New Roman" w:cs="Times New Roman"/>
          </w:rPr>
          <w:t>Sapolsky et al., 2000</w:t>
        </w:r>
      </w:hyperlink>
      <w:r w:rsidRPr="00806605">
        <w:rPr>
          <w:rFonts w:ascii="Times New Roman" w:hAnsi="Times New Roman" w:cs="Times New Roman"/>
        </w:rPr>
        <w:t xml:space="preserve">; </w:t>
      </w:r>
      <w:hyperlink w:anchor="ref-stier2022experimental">
        <w:r w:rsidR="00CD372C" w:rsidRPr="00806605">
          <w:rPr>
            <w:rStyle w:val="Hyperlink"/>
            <w:rFonts w:ascii="Times New Roman" w:hAnsi="Times New Roman" w:cs="Times New Roman"/>
          </w:rPr>
          <w:t>Stier et al., 2022</w:t>
        </w:r>
      </w:hyperlink>
      <w:r w:rsidRPr="00806605">
        <w:rPr>
          <w:rFonts w:ascii="Times New Roman" w:hAnsi="Times New Roman" w:cs="Times New Roman"/>
        </w:rPr>
        <w:t xml:space="preserve">). </w:t>
      </w:r>
      <w:commentRangeStart w:id="2"/>
      <w:r w:rsidRPr="00806605">
        <w:rPr>
          <w:rFonts w:ascii="Times New Roman" w:hAnsi="Times New Roman" w:cs="Times New Roman"/>
        </w:rPr>
        <w:t xml:space="preserve">Vertebrates respond to stressful </w:t>
      </w:r>
      <w:commentRangeEnd w:id="2"/>
      <w:r w:rsidR="00785AE8">
        <w:rPr>
          <w:rStyle w:val="CommentReference"/>
          <w:rFonts w:ascii="Times New Roman" w:hAnsi="Times New Roman" w:cs="Times New Roman"/>
          <w:sz w:val="24"/>
          <w:szCs w:val="24"/>
        </w:rPr>
        <w:commentReference w:id="2"/>
      </w:r>
      <w:ins w:id="3" w:author="Ondi Crino" w:date="2026-07-20T10:49:00Z" w16du:dateUtc="2026-07-20T01:19:00Z">
        <w:r w:rsidR="00D35918">
          <w:rPr>
            <w:rFonts w:ascii="Times New Roman" w:hAnsi="Times New Roman" w:cs="Times New Roman"/>
          </w:rPr>
          <w:t xml:space="preserve">or challenging </w:t>
        </w:r>
      </w:ins>
      <w:r w:rsidRPr="00806605">
        <w:rPr>
          <w:rFonts w:ascii="Times New Roman" w:hAnsi="Times New Roman" w:cs="Times New Roman"/>
        </w:rPr>
        <w:t>situations through the activation of physiological processes including the production of glucocorticoid (GC) hormones</w:t>
      </w:r>
      <w:ins w:id="4" w:author="Ondi Crino" w:date="2026-07-20T10:51:00Z" w16du:dateUtc="2026-07-20T01:21:00Z">
        <w:r w:rsidR="00D35918">
          <w:rPr>
            <w:rFonts w:ascii="Times New Roman" w:hAnsi="Times New Roman" w:cs="Times New Roman"/>
          </w:rPr>
          <w:t xml:space="preserve"> </w:t>
        </w:r>
      </w:ins>
      <w:ins w:id="5" w:author="Ondi Crino" w:date="2026-07-20T10:52:00Z" w16du:dateUtc="2026-07-20T01:22:00Z">
        <w:r w:rsidR="00D35918">
          <w:rPr>
            <w:rFonts w:ascii="Times New Roman" w:hAnsi="Times New Roman" w:cs="Times New Roman"/>
          </w:rPr>
          <w:t xml:space="preserve">(Sapolsky, et al., 2000). GCs </w:t>
        </w:r>
      </w:ins>
      <w:ins w:id="6" w:author="Ondi Crino" w:date="2026-07-20T10:53:00Z" w16du:dateUtc="2026-07-20T01:23:00Z">
        <w:r w:rsidR="00D35918">
          <w:rPr>
            <w:rFonts w:ascii="Times New Roman" w:hAnsi="Times New Roman" w:cs="Times New Roman"/>
          </w:rPr>
          <w:t>increase energy availability through multiple pathways, including</w:t>
        </w:r>
      </w:ins>
      <w:ins w:id="7" w:author="Ondi Crino" w:date="2026-07-20T10:56:00Z" w16du:dateUtc="2026-07-20T01:26:00Z">
        <w:r w:rsidR="00785AE8">
          <w:rPr>
            <w:rFonts w:ascii="Times New Roman" w:hAnsi="Times New Roman" w:cs="Times New Roman"/>
          </w:rPr>
          <w:t xml:space="preserve"> </w:t>
        </w:r>
      </w:ins>
      <w:ins w:id="8" w:author="Ondi Crino" w:date="2026-07-20T10:53:00Z" w16du:dateUtc="2026-07-20T01:23:00Z">
        <w:r w:rsidR="00D35918">
          <w:rPr>
            <w:rFonts w:ascii="Times New Roman" w:hAnsi="Times New Roman" w:cs="Times New Roman"/>
          </w:rPr>
          <w:t>direct a</w:t>
        </w:r>
      </w:ins>
      <w:ins w:id="9" w:author="Ondi Crino" w:date="2026-07-20T10:54:00Z" w16du:dateUtc="2026-07-20T01:24:00Z">
        <w:r w:rsidR="00D35918">
          <w:rPr>
            <w:rFonts w:ascii="Times New Roman" w:hAnsi="Times New Roman" w:cs="Times New Roman"/>
          </w:rPr>
          <w:t xml:space="preserve">ction on mitochondria (Picard et al. </w:t>
        </w:r>
        <w:r w:rsidR="00785AE8">
          <w:rPr>
            <w:rFonts w:ascii="Times New Roman" w:hAnsi="Times New Roman" w:cs="Times New Roman"/>
          </w:rPr>
          <w:t xml:space="preserve">2014). </w:t>
        </w:r>
      </w:ins>
      <w:del w:id="10" w:author="Ondi Crino" w:date="2026-07-20T10:55:00Z" w16du:dateUtc="2026-07-20T01:25:00Z">
        <w:r w:rsidRPr="00806605" w:rsidDel="00785AE8">
          <w:rPr>
            <w:rFonts w:ascii="Times New Roman" w:hAnsi="Times New Roman" w:cs="Times New Roman"/>
          </w:rPr>
          <w:delText>, which are important metabolic regulators (</w:delText>
        </w:r>
        <w:r w:rsidR="00CD372C" w:rsidDel="00785AE8">
          <w:fldChar w:fldCharType="begin"/>
        </w:r>
        <w:r w:rsidR="00CD372C" w:rsidDel="00785AE8">
          <w:delInstrText>HYPERLINK \l "ref-sapolsky_how_2000" \h</w:delInstrText>
        </w:r>
        <w:r w:rsidR="00CD372C" w:rsidDel="00785AE8">
          <w:fldChar w:fldCharType="separate"/>
        </w:r>
        <w:r w:rsidR="00CD372C" w:rsidRPr="00806605" w:rsidDel="00785AE8">
          <w:rPr>
            <w:rStyle w:val="Hyperlink"/>
            <w:rFonts w:ascii="Times New Roman" w:hAnsi="Times New Roman" w:cs="Times New Roman"/>
          </w:rPr>
          <w:delText>Sapolsky et al., 2000</w:delText>
        </w:r>
        <w:r w:rsidR="00CD372C" w:rsidDel="00785AE8">
          <w:fldChar w:fldCharType="end"/>
        </w:r>
        <w:r w:rsidRPr="00806605" w:rsidDel="00785AE8">
          <w:rPr>
            <w:rFonts w:ascii="Times New Roman" w:hAnsi="Times New Roman" w:cs="Times New Roman"/>
          </w:rPr>
          <w:delText>)</w:delText>
        </w:r>
      </w:del>
      <w:ins w:id="11" w:author="Ondi Crino" w:date="2026-07-20T10:50:00Z" w16du:dateUtc="2026-07-20T01:20:00Z">
        <w:r w:rsidR="00D35918">
          <w:rPr>
            <w:rFonts w:ascii="Times New Roman" w:hAnsi="Times New Roman" w:cs="Times New Roman"/>
          </w:rPr>
          <w:t xml:space="preserve">GCs </w:t>
        </w:r>
      </w:ins>
      <w:del w:id="12" w:author="Ondi Crino" w:date="2026-07-20T10:50:00Z" w16du:dateUtc="2026-07-20T01:20:00Z">
        <w:r w:rsidRPr="00806605" w:rsidDel="00D35918">
          <w:rPr>
            <w:rFonts w:ascii="Times New Roman" w:hAnsi="Times New Roman" w:cs="Times New Roman"/>
          </w:rPr>
          <w:delText xml:space="preserve"> that </w:delText>
        </w:r>
      </w:del>
      <w:r w:rsidRPr="00806605">
        <w:rPr>
          <w:rFonts w:ascii="Times New Roman" w:hAnsi="Times New Roman" w:cs="Times New Roman"/>
        </w:rPr>
        <w:t>can be transmitted from females to their offspring</w:t>
      </w:r>
      <w:ins w:id="13" w:author="Ondi Crino" w:date="2026-07-20T10:50:00Z" w16du:dateUtc="2026-07-20T01:20:00Z">
        <w:r w:rsidR="00D35918">
          <w:rPr>
            <w:rFonts w:ascii="Times New Roman" w:hAnsi="Times New Roman" w:cs="Times New Roman"/>
          </w:rPr>
          <w:t xml:space="preserve"> </w:t>
        </w:r>
      </w:ins>
      <w:ins w:id="14" w:author="Ondi Crino" w:date="2026-07-20T10:56:00Z" w16du:dateUtc="2026-07-20T01:26:00Z">
        <w:r w:rsidR="00785AE8">
          <w:rPr>
            <w:rFonts w:ascii="Times New Roman" w:hAnsi="Times New Roman" w:cs="Times New Roman"/>
          </w:rPr>
          <w:t xml:space="preserve">and </w:t>
        </w:r>
        <w:commentRangeStart w:id="15"/>
        <w:r w:rsidR="00785AE8">
          <w:rPr>
            <w:rFonts w:ascii="Times New Roman" w:hAnsi="Times New Roman" w:cs="Times New Roman"/>
          </w:rPr>
          <w:t>exposure to elevated levels of mater</w:t>
        </w:r>
      </w:ins>
      <w:ins w:id="16" w:author="Ondi Crino" w:date="2026-07-20T10:57:00Z" w16du:dateUtc="2026-07-20T01:27:00Z">
        <w:r w:rsidR="00785AE8">
          <w:rPr>
            <w:rFonts w:ascii="Times New Roman" w:hAnsi="Times New Roman" w:cs="Times New Roman"/>
          </w:rPr>
          <w:t>nal GCs during development can have long term effects on multiple traits</w:t>
        </w:r>
      </w:ins>
      <w:del w:id="17" w:author="Ondi Crino" w:date="2026-07-20T10:56:00Z" w16du:dateUtc="2026-07-20T01:26:00Z">
        <w:r w:rsidRPr="00806605" w:rsidDel="00785AE8">
          <w:rPr>
            <w:rFonts w:ascii="Times New Roman" w:hAnsi="Times New Roman" w:cs="Times New Roman"/>
          </w:rPr>
          <w:delText xml:space="preserve"> </w:delText>
        </w:r>
      </w:del>
      <w:commentRangeEnd w:id="15"/>
      <w:r w:rsidR="00785AE8" w:rsidRPr="00806605">
        <w:rPr>
          <w:rStyle w:val="CommentReference"/>
          <w:rFonts w:ascii="Times New Roman" w:hAnsi="Times New Roman" w:cs="Times New Roman"/>
          <w:sz w:val="24"/>
          <w:szCs w:val="24"/>
        </w:rPr>
        <w:commentReference w:id="15"/>
      </w:r>
      <w:r w:rsidRPr="00806605">
        <w:rPr>
          <w:rFonts w:ascii="Times New Roman" w:hAnsi="Times New Roman" w:cs="Times New Roman"/>
        </w:rPr>
        <w:t>(</w:t>
      </w:r>
      <w:hyperlink w:anchor="ref-almasi2012maternal">
        <w:r w:rsidR="00CD372C" w:rsidRPr="00806605">
          <w:rPr>
            <w:rStyle w:val="Hyperlink"/>
            <w:rFonts w:ascii="Times New Roman" w:hAnsi="Times New Roman" w:cs="Times New Roman"/>
          </w:rPr>
          <w:t>Almasi et al., 2012</w:t>
        </w:r>
      </w:hyperlink>
      <w:r w:rsidRPr="00806605">
        <w:rPr>
          <w:rFonts w:ascii="Times New Roman" w:hAnsi="Times New Roman" w:cs="Times New Roman"/>
        </w:rPr>
        <w:t xml:space="preserve">; </w:t>
      </w:r>
      <w:hyperlink w:anchor="ref-hayward2004maternal">
        <w:r w:rsidR="00CD372C" w:rsidRPr="00806605">
          <w:rPr>
            <w:rStyle w:val="Hyperlink"/>
            <w:rFonts w:ascii="Times New Roman" w:hAnsi="Times New Roman" w:cs="Times New Roman"/>
          </w:rPr>
          <w:t>Hayward &amp; Wingfield, 2004</w:t>
        </w:r>
      </w:hyperlink>
      <w:r w:rsidRPr="00806605">
        <w:rPr>
          <w:rFonts w:ascii="Times New Roman" w:hAnsi="Times New Roman" w:cs="Times New Roman"/>
        </w:rPr>
        <w:t xml:space="preserve">). Independent of </w:t>
      </w:r>
      <w:commentRangeStart w:id="18"/>
      <w:del w:id="19" w:author="Ondi Crino" w:date="2026-07-20T10:55:00Z" w16du:dateUtc="2026-07-20T01:25:00Z">
        <w:r w:rsidRPr="00806605" w:rsidDel="00785AE8">
          <w:rPr>
            <w:rFonts w:ascii="Times New Roman" w:hAnsi="Times New Roman" w:cs="Times New Roman"/>
          </w:rPr>
          <w:delText>any stress response</w:delText>
        </w:r>
      </w:del>
      <w:ins w:id="20" w:author="Ondi Crino" w:date="2026-07-20T10:55:00Z" w16du:dateUtc="2026-07-20T01:25:00Z">
        <w:r w:rsidR="00785AE8">
          <w:rPr>
            <w:rFonts w:ascii="Times New Roman" w:hAnsi="Times New Roman" w:cs="Times New Roman"/>
          </w:rPr>
          <w:t>GC effects</w:t>
        </w:r>
      </w:ins>
      <w:commentRangeEnd w:id="18"/>
      <w:r w:rsidR="00785AE8" w:rsidRPr="00806605">
        <w:rPr>
          <w:rStyle w:val="CommentReference"/>
          <w:rFonts w:ascii="Times New Roman" w:hAnsi="Times New Roman" w:cs="Times New Roman"/>
          <w:sz w:val="24"/>
          <w:szCs w:val="24"/>
        </w:rPr>
        <w:commentReference w:id="18"/>
      </w:r>
      <w:r w:rsidRPr="00806605">
        <w:rPr>
          <w:rFonts w:ascii="Times New Roman" w:hAnsi="Times New Roman" w:cs="Times New Roman"/>
        </w:rPr>
        <w:t>, temperature directly regulates metabolic rate and mitochondrial function in ectotherms (</w:t>
      </w:r>
      <w:hyperlink w:anchor="ref-crino2024eggs">
        <w:r w:rsidR="00CD372C" w:rsidRPr="00806605">
          <w:rPr>
            <w:rStyle w:val="Hyperlink"/>
            <w:rFonts w:ascii="Times New Roman" w:hAnsi="Times New Roman" w:cs="Times New Roman"/>
          </w:rPr>
          <w:t>Crino et al., 2024</w:t>
        </w:r>
      </w:hyperlink>
      <w:r w:rsidRPr="00806605">
        <w:rPr>
          <w:rFonts w:ascii="Times New Roman" w:hAnsi="Times New Roman" w:cs="Times New Roman"/>
        </w:rPr>
        <w:t xml:space="preserve">; </w:t>
      </w:r>
      <w:hyperlink w:anchor="ref-noble_developmental_2018">
        <w:r w:rsidR="00CD372C" w:rsidRPr="00806605">
          <w:rPr>
            <w:rStyle w:val="Hyperlink"/>
            <w:rFonts w:ascii="Times New Roman" w:hAnsi="Times New Roman" w:cs="Times New Roman"/>
          </w:rPr>
          <w:t>Noble et al., 2018</w:t>
        </w:r>
      </w:hyperlink>
      <w:r w:rsidRPr="00806605">
        <w:rPr>
          <w:rFonts w:ascii="Times New Roman" w:hAnsi="Times New Roman" w:cs="Times New Roman"/>
        </w:rPr>
        <w:t xml:space="preserve">; </w:t>
      </w:r>
      <w:hyperlink w:anchor="ref-stier2022experimental">
        <w:r w:rsidR="00CD372C" w:rsidRPr="00806605">
          <w:rPr>
            <w:rStyle w:val="Hyperlink"/>
            <w:rFonts w:ascii="Times New Roman" w:hAnsi="Times New Roman" w:cs="Times New Roman"/>
          </w:rPr>
          <w:t>Stier et al., 2022</w:t>
        </w:r>
      </w:hyperlink>
      <w:r w:rsidRPr="00806605">
        <w:rPr>
          <w:rFonts w:ascii="Times New Roman" w:hAnsi="Times New Roman" w:cs="Times New Roman"/>
        </w:rPr>
        <w:t>). For instance, maternal stress and GC manipulation in eggs have been shown to increase oxidative stress and oxidative damage in offspring (</w:t>
      </w:r>
      <w:hyperlink w:anchor="ref-haussmann_embryonic_2012">
        <w:r w:rsidR="00CD372C" w:rsidRPr="00806605">
          <w:rPr>
            <w:rStyle w:val="Hyperlink"/>
            <w:rFonts w:ascii="Times New Roman" w:hAnsi="Times New Roman" w:cs="Times New Roman"/>
          </w:rPr>
          <w:t>Haussmann et al., 2012</w:t>
        </w:r>
      </w:hyperlink>
      <w:r w:rsidRPr="00806605">
        <w:rPr>
          <w:rFonts w:ascii="Times New Roman" w:hAnsi="Times New Roman" w:cs="Times New Roman"/>
        </w:rPr>
        <w:t xml:space="preserve">; </w:t>
      </w:r>
      <w:hyperlink w:anchor="ref-song2009prenatal">
        <w:r w:rsidR="00CD372C" w:rsidRPr="00806605">
          <w:rPr>
            <w:rStyle w:val="Hyperlink"/>
            <w:rFonts w:ascii="Times New Roman" w:hAnsi="Times New Roman" w:cs="Times New Roman"/>
          </w:rPr>
          <w:t>Song et al., 2009</w:t>
        </w:r>
      </w:hyperlink>
      <w:r w:rsidRPr="00806605">
        <w:rPr>
          <w:rFonts w:ascii="Times New Roman" w:hAnsi="Times New Roman" w:cs="Times New Roman"/>
        </w:rPr>
        <w:t xml:space="preserve">; </w:t>
      </w:r>
      <w:hyperlink w:anchor="ref-zhu_prenatal_2004">
        <w:r w:rsidR="00CD372C" w:rsidRPr="00806605">
          <w:rPr>
            <w:rStyle w:val="Hyperlink"/>
            <w:rFonts w:ascii="Times New Roman" w:hAnsi="Times New Roman" w:cs="Times New Roman"/>
          </w:rPr>
          <w:t>Zhu et al., 2004</w:t>
        </w:r>
      </w:hyperlink>
      <w:r w:rsidRPr="00806605">
        <w:rPr>
          <w:rFonts w:ascii="Times New Roman" w:hAnsi="Times New Roman" w:cs="Times New Roman"/>
        </w:rPr>
        <w:t>), while incubation temperature shapes mitochondrial efficiency and oxidative damage in ectotherms (</w:t>
      </w:r>
      <w:hyperlink w:anchor="ref-crino2024eggs">
        <w:r w:rsidR="00CD372C" w:rsidRPr="00806605">
          <w:rPr>
            <w:rStyle w:val="Hyperlink"/>
            <w:rFonts w:ascii="Times New Roman" w:hAnsi="Times New Roman" w:cs="Times New Roman"/>
          </w:rPr>
          <w:t>Crino et al., 2024</w:t>
        </w:r>
      </w:hyperlink>
      <w:r w:rsidRPr="00806605">
        <w:rPr>
          <w:rFonts w:ascii="Times New Roman" w:hAnsi="Times New Roman" w:cs="Times New Roman"/>
        </w:rPr>
        <w:t xml:space="preserve">; </w:t>
      </w:r>
      <w:hyperlink w:anchor="ref-stier2022experimental">
        <w:r w:rsidR="00CD372C" w:rsidRPr="00806605">
          <w:rPr>
            <w:rStyle w:val="Hyperlink"/>
            <w:rFonts w:ascii="Times New Roman" w:hAnsi="Times New Roman" w:cs="Times New Roman"/>
          </w:rPr>
          <w:t>Stier et al., 2022</w:t>
        </w:r>
      </w:hyperlink>
      <w:r w:rsidRPr="00806605">
        <w:rPr>
          <w:rFonts w:ascii="Times New Roman" w:hAnsi="Times New Roman" w:cs="Times New Roman"/>
        </w:rPr>
        <w:t xml:space="preserve">; </w:t>
      </w:r>
      <w:hyperlink w:anchor="ref-treidel2016temperature">
        <w:r w:rsidR="00CD372C" w:rsidRPr="00806605">
          <w:rPr>
            <w:rStyle w:val="Hyperlink"/>
            <w:rFonts w:ascii="Times New Roman" w:hAnsi="Times New Roman" w:cs="Times New Roman"/>
          </w:rPr>
          <w:t>Treidel et al., 2016</w:t>
        </w:r>
      </w:hyperlink>
      <w:r w:rsidRPr="00806605">
        <w:rPr>
          <w:rFonts w:ascii="Times New Roman" w:hAnsi="Times New Roman" w:cs="Times New Roman"/>
        </w:rPr>
        <w:t>). Yet, the interactive effects of prenatal GCs and temperature on mitochondrial function remain poorly understood. Evidence in lizards suggests that there are no interactive effects of prenatal GCs and temperature on mitochondrial respiration in the liver (</w:t>
      </w:r>
      <w:hyperlink w:anchor="ref-crino2024eggs">
        <w:r w:rsidR="00CD372C" w:rsidRPr="00806605">
          <w:rPr>
            <w:rStyle w:val="Hyperlink"/>
            <w:rFonts w:ascii="Times New Roman" w:hAnsi="Times New Roman" w:cs="Times New Roman"/>
          </w:rPr>
          <w:t>Crino et al., 2024</w:t>
        </w:r>
      </w:hyperlink>
      <w:r w:rsidRPr="00806605">
        <w:rPr>
          <w:rFonts w:ascii="Times New Roman" w:hAnsi="Times New Roman" w:cs="Times New Roman"/>
        </w:rPr>
        <w:t>), and that mitochondrial physiology in the medial cortex is robust to both factors (</w:t>
      </w:r>
      <w:hyperlink w:anchor="ref-recio2025prenatal">
        <w:r w:rsidR="00CD372C" w:rsidRPr="00806605">
          <w:rPr>
            <w:rStyle w:val="Hyperlink"/>
            <w:rFonts w:ascii="Times New Roman" w:hAnsi="Times New Roman" w:cs="Times New Roman"/>
          </w:rPr>
          <w:t>Recio et al., 2025</w:t>
        </w:r>
      </w:hyperlink>
      <w:r w:rsidRPr="00806605">
        <w:rPr>
          <w:rFonts w:ascii="Times New Roman" w:hAnsi="Times New Roman" w:cs="Times New Roman"/>
        </w:rPr>
        <w:t xml:space="preserve">). However, research in other species shows that the effects of prenatal GCs and temperature on brain development are </w:t>
      </w:r>
      <w:r w:rsidRPr="00806605">
        <w:rPr>
          <w:rFonts w:ascii="Times New Roman" w:hAnsi="Times New Roman" w:cs="Times New Roman"/>
        </w:rPr>
        <w:lastRenderedPageBreak/>
        <w:t>region-dependent, with some brain areas being robust to these factors while others not (</w:t>
      </w:r>
      <w:hyperlink w:anchor="ref-coomber_independent_1997">
        <w:r w:rsidR="00CD372C" w:rsidRPr="00806605">
          <w:rPr>
            <w:rStyle w:val="Hyperlink"/>
            <w:rFonts w:ascii="Times New Roman" w:hAnsi="Times New Roman" w:cs="Times New Roman"/>
          </w:rPr>
          <w:t>Coomber et al., 1997</w:t>
        </w:r>
      </w:hyperlink>
      <w:r w:rsidRPr="00806605">
        <w:rPr>
          <w:rFonts w:ascii="Times New Roman" w:hAnsi="Times New Roman" w:cs="Times New Roman"/>
        </w:rPr>
        <w:t xml:space="preserve">; </w:t>
      </w:r>
      <w:hyperlink w:anchor="ref-sakata_neural_2000">
        <w:r w:rsidR="00CD372C" w:rsidRPr="00806605">
          <w:rPr>
            <w:rStyle w:val="Hyperlink"/>
            <w:rFonts w:ascii="Times New Roman" w:hAnsi="Times New Roman" w:cs="Times New Roman"/>
          </w:rPr>
          <w:t>Sakata et al., 2000</w:t>
        </w:r>
      </w:hyperlink>
      <w:r w:rsidRPr="00806605">
        <w:rPr>
          <w:rFonts w:ascii="Times New Roman" w:hAnsi="Times New Roman" w:cs="Times New Roman"/>
        </w:rPr>
        <w:t xml:space="preserve">; </w:t>
      </w:r>
      <w:hyperlink w:anchor="ref-zhu_prenatal_2004">
        <w:r w:rsidR="00CD372C" w:rsidRPr="00806605">
          <w:rPr>
            <w:rStyle w:val="Hyperlink"/>
            <w:rFonts w:ascii="Times New Roman" w:hAnsi="Times New Roman" w:cs="Times New Roman"/>
          </w:rPr>
          <w:t>Zhu et al., 2004</w:t>
        </w:r>
      </w:hyperlink>
      <w:r w:rsidRPr="00806605">
        <w:rPr>
          <w:rFonts w:ascii="Times New Roman" w:hAnsi="Times New Roman" w:cs="Times New Roman"/>
        </w:rPr>
        <w:t>). Given this region-specificity, it is possible that prenatal GCs and temperature could also combine differently depending on brain region, even when no interaction is evident in other tissues or brain regions. We therefore need further empirical evidence across brain regions and cognitive domains to understand how prenatal GCs and thermal environment shape physiology and cognition.</w:t>
      </w:r>
    </w:p>
    <w:p w14:paraId="60E6C253" w14:textId="1FB96BB0" w:rsidR="00CD372C" w:rsidRPr="00806605" w:rsidRDefault="000751A7"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Here, we investigated the effects of prenatal temperature and corticosterone (CORT)—the main GC in reptiles—on mitochondrial function and prey detection in an Australian lizard, the delicate skink (</w:t>
      </w:r>
      <w:r w:rsidRPr="00806605">
        <w:rPr>
          <w:rFonts w:ascii="Times New Roman" w:hAnsi="Times New Roman" w:cs="Times New Roman"/>
          <w:i/>
          <w:iCs/>
        </w:rPr>
        <w:t>Lampropholis delicata</w:t>
      </w:r>
      <w:r w:rsidRPr="00806605">
        <w:rPr>
          <w:rFonts w:ascii="Times New Roman" w:hAnsi="Times New Roman" w:cs="Times New Roman"/>
        </w:rPr>
        <w:t xml:space="preserve">). We manipulated egg CORT levels and incubation temperature in a fully factorial design, measured prey detection ability and then assessed mitochondrial function in brain regions related to the processing of chemical and visual cues. Specifically, we analysed mitochondrial density and metabolic capacity as a proxy for understanding the energetic efficiency of the cell, and reactive oxygen species (ROS) as a proxy for oxidative stress. In addition, we also analysed DNA damage and lipid </w:t>
      </w:r>
      <w:r w:rsidRPr="00806605">
        <w:rPr>
          <w:rFonts w:ascii="Times New Roman" w:hAnsi="Times New Roman" w:cs="Times New Roman"/>
        </w:rPr>
        <w:t xml:space="preserve">peroxidation, which are typical damage caused by oxidative stress (hereafter also oxidative damage). Previous work on </w:t>
      </w:r>
      <w:r w:rsidRPr="00806605">
        <w:rPr>
          <w:rFonts w:ascii="Times New Roman" w:hAnsi="Times New Roman" w:cs="Times New Roman"/>
          <w:i/>
          <w:iCs/>
        </w:rPr>
        <w:t>L. delicata</w:t>
      </w:r>
      <w:r w:rsidRPr="00806605">
        <w:rPr>
          <w:rFonts w:ascii="Times New Roman" w:hAnsi="Times New Roman" w:cs="Times New Roman"/>
        </w:rPr>
        <w:t xml:space="preserve"> shows that liver mitochondrial respiration efficiency decreases with high incubation temperatures, but is robust to prenatal CORT exposure </w:t>
      </w:r>
      <w:ins w:id="21" w:author="Ondi Crino" w:date="2026-07-20T11:00:00Z" w16du:dateUtc="2026-07-20T01:30:00Z">
        <w:r w:rsidR="00785AE8">
          <w:rPr>
            <w:rFonts w:ascii="Times New Roman" w:hAnsi="Times New Roman" w:cs="Times New Roman"/>
          </w:rPr>
          <w:t xml:space="preserve">and </w:t>
        </w:r>
      </w:ins>
      <w:del w:id="22" w:author="Ondi Crino" w:date="2026-07-20T11:00:00Z" w16du:dateUtc="2026-07-20T01:30:00Z">
        <w:r w:rsidRPr="00806605" w:rsidDel="00785AE8">
          <w:rPr>
            <w:rFonts w:ascii="Times New Roman" w:hAnsi="Times New Roman" w:cs="Times New Roman"/>
          </w:rPr>
          <w:delText>or</w:delText>
        </w:r>
      </w:del>
      <w:r w:rsidRPr="00806605">
        <w:rPr>
          <w:rFonts w:ascii="Times New Roman" w:hAnsi="Times New Roman" w:cs="Times New Roman"/>
        </w:rPr>
        <w:t xml:space="preserve"> their interaction</w:t>
      </w:r>
      <w:ins w:id="23" w:author="Ondi Crino" w:date="2026-07-20T11:00:00Z" w16du:dateUtc="2026-07-20T01:30:00Z">
        <w:r w:rsidR="00785AE8">
          <w:rPr>
            <w:rFonts w:ascii="Times New Roman" w:hAnsi="Times New Roman" w:cs="Times New Roman"/>
          </w:rPr>
          <w:t>s</w:t>
        </w:r>
      </w:ins>
      <w:r w:rsidRPr="00806605">
        <w:rPr>
          <w:rFonts w:ascii="Times New Roman" w:hAnsi="Times New Roman" w:cs="Times New Roman"/>
        </w:rPr>
        <w:t xml:space="preserve"> (</w:t>
      </w:r>
      <w:hyperlink w:anchor="ref-crino2024eggs">
        <w:r w:rsidR="00CD372C" w:rsidRPr="00806605">
          <w:rPr>
            <w:rStyle w:val="Hyperlink"/>
            <w:rFonts w:ascii="Times New Roman" w:hAnsi="Times New Roman" w:cs="Times New Roman"/>
          </w:rPr>
          <w:t>Crino et al., 2024</w:t>
        </w:r>
      </w:hyperlink>
      <w:r w:rsidRPr="00806605">
        <w:rPr>
          <w:rFonts w:ascii="Times New Roman" w:hAnsi="Times New Roman" w:cs="Times New Roman"/>
        </w:rPr>
        <w:t>). In addition, medial cortex mitochondrial physiology is robust to both prenatal CORT and incubation temperature (</w:t>
      </w:r>
      <w:hyperlink w:anchor="ref-recio2025prenatal">
        <w:r w:rsidR="00CD372C" w:rsidRPr="00806605">
          <w:rPr>
            <w:rStyle w:val="Hyperlink"/>
            <w:rFonts w:ascii="Times New Roman" w:hAnsi="Times New Roman" w:cs="Times New Roman"/>
          </w:rPr>
          <w:t>Recio et al., 2025</w:t>
        </w:r>
      </w:hyperlink>
      <w:r w:rsidRPr="00806605">
        <w:rPr>
          <w:rFonts w:ascii="Times New Roman" w:hAnsi="Times New Roman" w:cs="Times New Roman"/>
        </w:rPr>
        <w:t>). However, whether these effects are also present in sensory-processing brain regions in this species remains unknown. If effects of prenatal GCs and temperature are present, we predicted that elevated temperatures and high CORT levels would decrease energetic efficiency and increase oxidative stress and damage (</w:t>
      </w:r>
      <w:hyperlink w:anchor="ref-costantini2011meta">
        <w:r w:rsidR="00CD372C" w:rsidRPr="00806605">
          <w:rPr>
            <w:rStyle w:val="Hyperlink"/>
            <w:rFonts w:ascii="Times New Roman" w:hAnsi="Times New Roman" w:cs="Times New Roman"/>
          </w:rPr>
          <w:t>Costantini et al., 2011</w:t>
        </w:r>
      </w:hyperlink>
      <w:r w:rsidRPr="00806605">
        <w:rPr>
          <w:rFonts w:ascii="Times New Roman" w:hAnsi="Times New Roman" w:cs="Times New Roman"/>
        </w:rPr>
        <w:t xml:space="preserve">; </w:t>
      </w:r>
      <w:hyperlink w:anchor="ref-crino2024eggs">
        <w:r w:rsidR="00CD372C" w:rsidRPr="00806605">
          <w:rPr>
            <w:rStyle w:val="Hyperlink"/>
            <w:rFonts w:ascii="Times New Roman" w:hAnsi="Times New Roman" w:cs="Times New Roman"/>
          </w:rPr>
          <w:t>Crino et al., 2024</w:t>
        </w:r>
      </w:hyperlink>
      <w:r w:rsidRPr="00806605">
        <w:rPr>
          <w:rFonts w:ascii="Times New Roman" w:hAnsi="Times New Roman" w:cs="Times New Roman"/>
        </w:rPr>
        <w:t xml:space="preserve">; </w:t>
      </w:r>
      <w:hyperlink w:anchor="ref-haussmann_embryonic_2012">
        <w:r w:rsidR="00CD372C" w:rsidRPr="00806605">
          <w:rPr>
            <w:rStyle w:val="Hyperlink"/>
            <w:rFonts w:ascii="Times New Roman" w:hAnsi="Times New Roman" w:cs="Times New Roman"/>
          </w:rPr>
          <w:t>Haussmann et al., 2012</w:t>
        </w:r>
      </w:hyperlink>
      <w:r w:rsidRPr="00806605">
        <w:rPr>
          <w:rFonts w:ascii="Times New Roman" w:hAnsi="Times New Roman" w:cs="Times New Roman"/>
        </w:rPr>
        <w:t xml:space="preserve">; </w:t>
      </w:r>
      <w:hyperlink w:anchor="ref-song2009prenatal">
        <w:r w:rsidR="00CD372C" w:rsidRPr="00806605">
          <w:rPr>
            <w:rStyle w:val="Hyperlink"/>
            <w:rFonts w:ascii="Times New Roman" w:hAnsi="Times New Roman" w:cs="Times New Roman"/>
          </w:rPr>
          <w:t>Song et al., 2009</w:t>
        </w:r>
      </w:hyperlink>
      <w:r w:rsidRPr="00806605">
        <w:rPr>
          <w:rFonts w:ascii="Times New Roman" w:hAnsi="Times New Roman" w:cs="Times New Roman"/>
        </w:rPr>
        <w:t xml:space="preserve">; </w:t>
      </w:r>
      <w:hyperlink w:anchor="ref-stier2022experimental">
        <w:r w:rsidR="00CD372C" w:rsidRPr="00806605">
          <w:rPr>
            <w:rStyle w:val="Hyperlink"/>
            <w:rFonts w:ascii="Times New Roman" w:hAnsi="Times New Roman" w:cs="Times New Roman"/>
          </w:rPr>
          <w:t>Stier et al., 2022</w:t>
        </w:r>
      </w:hyperlink>
      <w:r w:rsidRPr="00806605">
        <w:rPr>
          <w:rFonts w:ascii="Times New Roman" w:hAnsi="Times New Roman" w:cs="Times New Roman"/>
        </w:rPr>
        <w:t xml:space="preserve">; </w:t>
      </w:r>
      <w:hyperlink w:anchor="ref-treidel2016temperature">
        <w:r w:rsidR="00CD372C" w:rsidRPr="00806605">
          <w:rPr>
            <w:rStyle w:val="Hyperlink"/>
            <w:rFonts w:ascii="Times New Roman" w:hAnsi="Times New Roman" w:cs="Times New Roman"/>
          </w:rPr>
          <w:t>Treidel et al., 2016</w:t>
        </w:r>
      </w:hyperlink>
      <w:r w:rsidRPr="00806605">
        <w:rPr>
          <w:rFonts w:ascii="Times New Roman" w:hAnsi="Times New Roman" w:cs="Times New Roman"/>
        </w:rPr>
        <w:t xml:space="preserve">; </w:t>
      </w:r>
      <w:hyperlink w:anchor="ref-zhu_prenatal_2004">
        <w:r w:rsidR="00CD372C" w:rsidRPr="00806605">
          <w:rPr>
            <w:rStyle w:val="Hyperlink"/>
            <w:rFonts w:ascii="Times New Roman" w:hAnsi="Times New Roman" w:cs="Times New Roman"/>
          </w:rPr>
          <w:t>Zhu et al., 2004</w:t>
        </w:r>
      </w:hyperlink>
      <w:r w:rsidRPr="00806605">
        <w:rPr>
          <w:rFonts w:ascii="Times New Roman" w:hAnsi="Times New Roman" w:cs="Times New Roman"/>
        </w:rPr>
        <w:t>). Ultimately, we predicted that lower energetic efficiency and higher oxidative damage would be negatively associated with lizards’ ability to detect prey (</w:t>
      </w:r>
      <w:hyperlink w:anchor="ref-alexandrov_neuronal_2022">
        <w:r w:rsidR="00CD372C" w:rsidRPr="00806605">
          <w:rPr>
            <w:rStyle w:val="Hyperlink"/>
            <w:rFonts w:ascii="Times New Roman" w:hAnsi="Times New Roman" w:cs="Times New Roman"/>
          </w:rPr>
          <w:t>Alexandrov &amp; Pletnikov, 2022</w:t>
        </w:r>
      </w:hyperlink>
      <w:r w:rsidRPr="00806605">
        <w:rPr>
          <w:rFonts w:ascii="Times New Roman" w:hAnsi="Times New Roman" w:cs="Times New Roman"/>
        </w:rPr>
        <w:t xml:space="preserve">; </w:t>
      </w:r>
      <w:hyperlink w:anchor="ref-hara_presynaptic_2014">
        <w:r w:rsidR="00CD372C" w:rsidRPr="00806605">
          <w:rPr>
            <w:rStyle w:val="Hyperlink"/>
            <w:rFonts w:ascii="Times New Roman" w:hAnsi="Times New Roman" w:cs="Times New Roman"/>
          </w:rPr>
          <w:t>Hara et al., 2014</w:t>
        </w:r>
      </w:hyperlink>
      <w:r w:rsidRPr="00806605">
        <w:rPr>
          <w:rFonts w:ascii="Times New Roman" w:hAnsi="Times New Roman" w:cs="Times New Roman"/>
        </w:rPr>
        <w:t xml:space="preserve">; </w:t>
      </w:r>
      <w:hyperlink w:anchor="ref-picard_energetic_2018">
        <w:r w:rsidR="00CD372C" w:rsidRPr="00806605">
          <w:rPr>
            <w:rStyle w:val="Hyperlink"/>
            <w:rFonts w:ascii="Times New Roman" w:hAnsi="Times New Roman" w:cs="Times New Roman"/>
          </w:rPr>
          <w:t>Picard et al., 2018</w:t>
        </w:r>
      </w:hyperlink>
      <w:r w:rsidRPr="00806605">
        <w:rPr>
          <w:rFonts w:ascii="Times New Roman" w:hAnsi="Times New Roman" w:cs="Times New Roman"/>
        </w:rPr>
        <w:t xml:space="preserve">; </w:t>
      </w:r>
      <w:hyperlink w:anchor="ref-zhu_prenatal_2004">
        <w:r w:rsidR="00CD372C" w:rsidRPr="00806605">
          <w:rPr>
            <w:rStyle w:val="Hyperlink"/>
            <w:rFonts w:ascii="Times New Roman" w:hAnsi="Times New Roman" w:cs="Times New Roman"/>
          </w:rPr>
          <w:t>Zhu et al., 2004</w:t>
        </w:r>
      </w:hyperlink>
      <w:r w:rsidRPr="00806605">
        <w:rPr>
          <w:rFonts w:ascii="Times New Roman" w:hAnsi="Times New Roman" w:cs="Times New Roman"/>
        </w:rPr>
        <w:t>).</w:t>
      </w:r>
    </w:p>
    <w:p w14:paraId="0FB9D933" w14:textId="77777777" w:rsidR="00CD372C" w:rsidRPr="00806605" w:rsidRDefault="000751A7" w:rsidP="00806605">
      <w:pPr>
        <w:pStyle w:val="Heading2"/>
        <w:spacing w:line="276" w:lineRule="auto"/>
        <w:rPr>
          <w:rFonts w:cs="Times New Roman"/>
        </w:rPr>
      </w:pPr>
      <w:bookmarkStart w:id="24" w:name="methods"/>
      <w:bookmarkEnd w:id="1"/>
      <w:r w:rsidRPr="00806605">
        <w:rPr>
          <w:rFonts w:cs="Times New Roman"/>
        </w:rPr>
        <w:t>Methods</w:t>
      </w:r>
    </w:p>
    <w:p w14:paraId="67CE3458" w14:textId="77777777" w:rsidR="00CD372C" w:rsidRPr="00806605" w:rsidRDefault="000751A7" w:rsidP="00806605">
      <w:pPr>
        <w:pStyle w:val="Heading4"/>
        <w:spacing w:line="276" w:lineRule="auto"/>
        <w:rPr>
          <w:rFonts w:ascii="Times New Roman" w:hAnsi="Times New Roman" w:cs="Times New Roman"/>
          <w:color w:val="000000" w:themeColor="text1"/>
        </w:rPr>
      </w:pPr>
      <w:bookmarkStart w:id="25" w:name="animal-husbandry"/>
      <w:r w:rsidRPr="00806605">
        <w:rPr>
          <w:rFonts w:ascii="Times New Roman" w:hAnsi="Times New Roman" w:cs="Times New Roman"/>
          <w:color w:val="000000" w:themeColor="text1"/>
        </w:rPr>
        <w:t>Animal husbandry</w:t>
      </w:r>
    </w:p>
    <w:p w14:paraId="6CBB045C" w14:textId="77777777" w:rsidR="00CD372C" w:rsidRPr="00806605" w:rsidRDefault="000751A7" w:rsidP="00806605">
      <w:pPr>
        <w:pStyle w:val="FirstParagraph"/>
        <w:spacing w:line="276" w:lineRule="auto"/>
        <w:rPr>
          <w:rFonts w:cs="Times New Roman"/>
        </w:rPr>
      </w:pPr>
      <w:r w:rsidRPr="00806605">
        <w:rPr>
          <w:rFonts w:cs="Times New Roman"/>
          <w:i/>
          <w:iCs/>
        </w:rPr>
        <w:t>Breeding colony</w:t>
      </w:r>
      <w:r w:rsidRPr="00806605">
        <w:rPr>
          <w:rFonts w:cs="Times New Roman"/>
        </w:rPr>
        <w:t xml:space="preserve"> – The lizards included in this study came from a breeding colony established in 2019. The colony consisted of 270 adults of </w:t>
      </w:r>
      <w:r w:rsidRPr="00806605">
        <w:rPr>
          <w:rFonts w:cs="Times New Roman"/>
          <w:i/>
          <w:iCs/>
        </w:rPr>
        <w:t>L. delicata</w:t>
      </w:r>
      <w:r w:rsidRPr="00806605">
        <w:rPr>
          <w:rFonts w:cs="Times New Roman"/>
        </w:rPr>
        <w:t xml:space="preserve"> housed in plastic containers (41.5 L x 30.5 W x 21 H cm) with six lizards (two males and four females) per enclosure. Enclosures were provided with non-stick matting, shelter, and several small water dishes. Water was given daily, and lizards were fed ~40 mid-size living crickets (</w:t>
      </w:r>
      <w:r w:rsidRPr="00806605">
        <w:rPr>
          <w:rFonts w:cs="Times New Roman"/>
          <w:i/>
          <w:iCs/>
        </w:rPr>
        <w:t>Acheta domestica</w:t>
      </w:r>
      <w:r w:rsidRPr="00806605">
        <w:rPr>
          <w:rFonts w:cs="Times New Roman"/>
        </w:rPr>
        <w:t>) per enclosure three days a week. Crickets were dusted with calcium weekly a</w:t>
      </w:r>
      <w:r w:rsidRPr="00806605">
        <w:rPr>
          <w:rFonts w:cs="Times New Roman"/>
        </w:rPr>
        <w:t>nd multivitamin and calcium biweekly. Room temperatures were set to 22-24 ºC, but enclosures were also provided with a heat chord and a heat lamp following a 12 h light:12 h dark cycle that maintained on side of the enclosures at ~34 ºC. We also provided lizards with UV light for 12 h a day.</w:t>
      </w:r>
    </w:p>
    <w:p w14:paraId="5DA328F1" w14:textId="77777777" w:rsidR="00CD372C" w:rsidRPr="00806605" w:rsidRDefault="000751A7" w:rsidP="00806605">
      <w:pPr>
        <w:pStyle w:val="BodyText"/>
        <w:spacing w:line="276" w:lineRule="auto"/>
        <w:rPr>
          <w:rFonts w:ascii="Times New Roman" w:hAnsi="Times New Roman" w:cs="Times New Roman"/>
        </w:rPr>
      </w:pPr>
      <w:r w:rsidRPr="00806605">
        <w:rPr>
          <w:rFonts w:ascii="Times New Roman" w:hAnsi="Times New Roman" w:cs="Times New Roman"/>
          <w:i/>
          <w:iCs/>
        </w:rPr>
        <w:lastRenderedPageBreak/>
        <w:t>Egg collection and incubation</w:t>
      </w:r>
      <w:r w:rsidRPr="00806605">
        <w:rPr>
          <w:rFonts w:ascii="Times New Roman" w:hAnsi="Times New Roman" w:cs="Times New Roman"/>
        </w:rPr>
        <w:t xml:space="preserve"> – Between mid-October 2022 and the end of February 2023, we provide females with a place to lay the eggs by placing a small box (12.5 L x 8.3 W x 5 H cm) with moist vermiculite in the communal enclosures. We checked the boxes three days a week for eggs. After collection, eggs were treated with either a CORT or a control solution (see CORT and temperature manipulation below) and placed in individual cups (80 mL) with moist vermiculite (12 parts water to 4 parts vermiculite). Cups were covered with cling wra</w:t>
      </w:r>
      <w:r w:rsidRPr="00806605">
        <w:rPr>
          <w:rFonts w:ascii="Times New Roman" w:hAnsi="Times New Roman" w:cs="Times New Roman"/>
        </w:rPr>
        <w:t>p to retain moisture and left at one of two different incubation temperatures (see CORT and temperature manipulation below) until hatching.</w:t>
      </w:r>
    </w:p>
    <w:p w14:paraId="57669891" w14:textId="77777777" w:rsidR="00CD372C" w:rsidRPr="00806605" w:rsidRDefault="000751A7" w:rsidP="00806605">
      <w:pPr>
        <w:pStyle w:val="BodyText"/>
        <w:spacing w:line="276" w:lineRule="auto"/>
        <w:rPr>
          <w:rFonts w:ascii="Times New Roman" w:hAnsi="Times New Roman" w:cs="Times New Roman"/>
        </w:rPr>
      </w:pPr>
      <w:r w:rsidRPr="00806605">
        <w:rPr>
          <w:rFonts w:ascii="Times New Roman" w:hAnsi="Times New Roman" w:cs="Times New Roman"/>
          <w:i/>
          <w:iCs/>
        </w:rPr>
        <w:t>Hatchlings</w:t>
      </w:r>
      <w:r w:rsidRPr="00806605">
        <w:rPr>
          <w:rFonts w:ascii="Times New Roman" w:hAnsi="Times New Roman" w:cs="Times New Roman"/>
        </w:rPr>
        <w:t xml:space="preserve"> – Incubators were checked three times a week for hatchlings. After hatching, lizards were placed in individual enclosures (18.7 L x 13.2 W x 6.3 H cm) provided with nonstick matting and a small water dish until the beginning of the experiment. During this period, lizards were given water daily and received 3-6 small living crickets three times a week. Remaining care followed similar protocols for adults (see above).</w:t>
      </w:r>
    </w:p>
    <w:p w14:paraId="15F7C58D" w14:textId="77777777" w:rsidR="00CD372C" w:rsidRPr="00806605" w:rsidRDefault="000751A7" w:rsidP="00806605">
      <w:pPr>
        <w:pStyle w:val="Heading4"/>
        <w:spacing w:line="276" w:lineRule="auto"/>
        <w:rPr>
          <w:rFonts w:ascii="Times New Roman" w:hAnsi="Times New Roman" w:cs="Times New Roman"/>
          <w:color w:val="000000" w:themeColor="text1"/>
        </w:rPr>
      </w:pPr>
      <w:bookmarkStart w:id="26" w:name="cort-and-temperature-manipulation"/>
      <w:bookmarkEnd w:id="25"/>
      <w:r w:rsidRPr="00806605">
        <w:rPr>
          <w:rFonts w:ascii="Times New Roman" w:hAnsi="Times New Roman" w:cs="Times New Roman"/>
          <w:color w:val="000000" w:themeColor="text1"/>
        </w:rPr>
        <w:t>CORT and Temperature manipulation</w:t>
      </w:r>
    </w:p>
    <w:p w14:paraId="5D6261A7" w14:textId="77777777" w:rsidR="00CD372C" w:rsidRPr="00806605" w:rsidRDefault="000751A7" w:rsidP="00806605">
      <w:pPr>
        <w:pStyle w:val="FirstParagraph"/>
        <w:spacing w:line="276" w:lineRule="auto"/>
        <w:rPr>
          <w:rFonts w:cs="Times New Roman"/>
        </w:rPr>
      </w:pPr>
      <w:r w:rsidRPr="00806605">
        <w:rPr>
          <w:rFonts w:cs="Times New Roman"/>
        </w:rPr>
        <w:t xml:space="preserve">To test the interactive effects of CORT and incubation temperature, we manipulated CORT concentrations in eggs and incubated them under one of two temperature regimes (see </w:t>
      </w:r>
      <w:hyperlink w:anchor="fig-Methods">
        <w:r w:rsidR="00CD372C" w:rsidRPr="00806605">
          <w:rPr>
            <w:rStyle w:val="Hyperlink"/>
            <w:rFonts w:cs="Times New Roman"/>
          </w:rPr>
          <w:t>Fig. 1</w:t>
        </w:r>
      </w:hyperlink>
      <w:r w:rsidRPr="00806605">
        <w:rPr>
          <w:rFonts w:cs="Times New Roman"/>
        </w:rPr>
        <w:t xml:space="preserve"> A). We used a partial split clutch design where eggs from a given clutch were distributed equally across the four treatments when clutch sizes were larger than four and randomly across treatments when less than four. Eggs were topically treated with either: a) 5 µL of CORT solution or b) 5 µL of 100% ethanol (Control treatment). The CORT solution was made by dissolving crystalline corticosterone (Sigma, Cat. No. C2505) in 100% ethanol. The concentration of the CORT treatment (10 pg/mg, CORT relative to ave</w:t>
      </w:r>
      <w:r w:rsidRPr="00806605">
        <w:rPr>
          <w:rFonts w:cs="Times New Roman"/>
        </w:rPr>
        <w:t>rage egg mass) was based on a previous study where CORT treatment increased mean yolk CORT levels by approximately 2 standard deviations above the mean natural concentration (</w:t>
      </w:r>
      <w:hyperlink w:anchor="ref-crino2024eggs">
        <w:r w:rsidR="00CD372C" w:rsidRPr="00806605">
          <w:rPr>
            <w:rStyle w:val="Hyperlink"/>
            <w:rFonts w:cs="Times New Roman"/>
          </w:rPr>
          <w:t>Crino et al., 2024</w:t>
        </w:r>
      </w:hyperlink>
      <w:r w:rsidRPr="00806605">
        <w:rPr>
          <w:rFonts w:cs="Times New Roman"/>
        </w:rPr>
        <w:t xml:space="preserve">). In this study, however, some control eggs had overlapping yolk CORT levels with those of CORT-treated eggs, indicating that the concentrations achieved by our treatment fall within levels that can occur without experimental manipulation. Eggs were then incubated at either cold (23 ± 3 ºC) or hot (28 ± 3 ºC) (see </w:t>
      </w:r>
      <w:hyperlink w:anchor="fig-Methods">
        <w:r w:rsidR="00CD372C" w:rsidRPr="00806605">
          <w:rPr>
            <w:rStyle w:val="Hyperlink"/>
            <w:rFonts w:cs="Times New Roman"/>
          </w:rPr>
          <w:t>Fig. 1</w:t>
        </w:r>
      </w:hyperlink>
      <w:r w:rsidRPr="00806605">
        <w:rPr>
          <w:rFonts w:cs="Times New Roman"/>
        </w:rPr>
        <w:t xml:space="preserve">). These temperatures are within the natural limits in </w:t>
      </w:r>
      <w:r w:rsidRPr="00806605">
        <w:rPr>
          <w:rFonts w:cs="Times New Roman"/>
          <w:i/>
          <w:iCs/>
        </w:rPr>
        <w:t>L. delicata</w:t>
      </w:r>
      <w:r w:rsidRPr="00806605">
        <w:rPr>
          <w:rFonts w:cs="Times New Roman"/>
        </w:rPr>
        <w:t xml:space="preserve"> (</w:t>
      </w:r>
      <w:hyperlink w:anchor="ref-cheetham2011embryonic">
        <w:r w:rsidR="00CD372C" w:rsidRPr="00806605">
          <w:rPr>
            <w:rStyle w:val="Hyperlink"/>
            <w:rFonts w:cs="Times New Roman"/>
          </w:rPr>
          <w:t>Cheetham et al., 2011</w:t>
        </w:r>
      </w:hyperlink>
      <w:r w:rsidRPr="00806605">
        <w:rPr>
          <w:rFonts w:cs="Times New Roman"/>
        </w:rPr>
        <w:t>).</w:t>
      </w:r>
    </w:p>
    <w:p w14:paraId="22491CAF" w14:textId="77777777" w:rsidR="00CD372C" w:rsidRPr="00806605" w:rsidRDefault="000751A7" w:rsidP="00806605">
      <w:pPr>
        <w:pStyle w:val="Heading4"/>
        <w:spacing w:line="276" w:lineRule="auto"/>
        <w:rPr>
          <w:rFonts w:ascii="Times New Roman" w:hAnsi="Times New Roman" w:cs="Times New Roman"/>
          <w:color w:val="000000" w:themeColor="text1"/>
        </w:rPr>
      </w:pPr>
      <w:bookmarkStart w:id="27" w:name="prey-detection-tests"/>
      <w:bookmarkEnd w:id="26"/>
      <w:r w:rsidRPr="00806605">
        <w:rPr>
          <w:rFonts w:ascii="Times New Roman" w:hAnsi="Times New Roman" w:cs="Times New Roman"/>
          <w:color w:val="000000" w:themeColor="text1"/>
        </w:rPr>
        <w:t>Prey detection tests</w:t>
      </w:r>
    </w:p>
    <w:p w14:paraId="69DE3752" w14:textId="77777777" w:rsidR="00CD372C" w:rsidRPr="00806605" w:rsidRDefault="000751A7" w:rsidP="00806605">
      <w:pPr>
        <w:pStyle w:val="FirstParagraph"/>
        <w:spacing w:line="276" w:lineRule="auto"/>
        <w:rPr>
          <w:rFonts w:cs="Times New Roman"/>
        </w:rPr>
      </w:pPr>
      <w:r w:rsidRPr="00806605">
        <w:rPr>
          <w:rFonts w:cs="Times New Roman"/>
        </w:rPr>
        <w:t>Approximately 225 days after hatching (age per treatment on Table S2) lizards were subjected to the prey detection tests. Two weeks before we started the tests (see below), lizards were moved to the experimental arena (see Fig. 1) for acclimatisation. The arenas were individual plastic containers (41 L x 29.7 W x 22 H cm) with a shelter (9 L x 6 W x 1.5 H cm) on one of the extremes and a water dish in the middle of the arena. Arenas were placed in two rooms on six racks, each with its own CCTV system (devic</w:t>
      </w:r>
      <w:r w:rsidRPr="00806605">
        <w:rPr>
          <w:rFonts w:cs="Times New Roman"/>
        </w:rPr>
        <w:t xml:space="preserve">e model DVR-HP210475) to record behavioural trials (see details below). The number of lizards per treatment in each rack was counterbalanced to control for any effect of the room or the position of the lizard on the rack. During </w:t>
      </w:r>
      <w:r w:rsidRPr="00806605">
        <w:rPr>
          <w:rFonts w:cs="Times New Roman"/>
        </w:rPr>
        <w:lastRenderedPageBreak/>
        <w:t xml:space="preserve">acclimatisation, lizards were fed with only one cricket per day dusted with calcium and multivitamin, and water was supplied </w:t>
      </w:r>
      <w:r w:rsidRPr="00806605">
        <w:rPr>
          <w:rFonts w:cs="Times New Roman"/>
          <w:i/>
          <w:iCs/>
        </w:rPr>
        <w:t>ad libitum</w:t>
      </w:r>
      <w:r w:rsidRPr="00806605">
        <w:rPr>
          <w:rFonts w:cs="Times New Roman"/>
        </w:rPr>
        <w:t>. We provided a temperature gradient by means of a heat cord and heat lamps in a 12 h light: 12 h dark cycle. The room temperature was set to betwee</w:t>
      </w:r>
      <w:r w:rsidRPr="00806605">
        <w:rPr>
          <w:rFonts w:cs="Times New Roman"/>
        </w:rPr>
        <w:t xml:space="preserve">n 22-24 Celsius. Two months after the tests, animals were euthanised and metabolic function was analysed in various brain regions (see </w:t>
      </w:r>
      <w:r w:rsidRPr="00806605">
        <w:rPr>
          <w:rFonts w:cs="Times New Roman"/>
          <w:i/>
          <w:iCs/>
        </w:rPr>
        <w:t>Brain mitochondrial function</w:t>
      </w:r>
      <w:r w:rsidRPr="00806605">
        <w:rPr>
          <w:rFonts w:cs="Times New Roman"/>
        </w:rPr>
        <w:t xml:space="preserve"> below).</w:t>
      </w:r>
    </w:p>
    <w:p w14:paraId="0CFD2526" w14:textId="77777777" w:rsidR="00CD372C" w:rsidRPr="00806605" w:rsidRDefault="000751A7"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To measure prey detection, we presented lizards with chemical and visual stimuli from familiar and unfamiliar prey, then recording and analysing their behaviour towards each stimulus (</w:t>
      </w:r>
      <w:hyperlink w:anchor="fig-Methods">
        <w:r w:rsidR="00CD372C" w:rsidRPr="00806605">
          <w:rPr>
            <w:rStyle w:val="Hyperlink"/>
            <w:rFonts w:ascii="Times New Roman" w:hAnsi="Times New Roman" w:cs="Times New Roman"/>
          </w:rPr>
          <w:t>Fig. 1</w:t>
        </w:r>
      </w:hyperlink>
      <w:r w:rsidRPr="00806605">
        <w:rPr>
          <w:rFonts w:ascii="Times New Roman" w:hAnsi="Times New Roman" w:cs="Times New Roman"/>
        </w:rPr>
        <w:t xml:space="preserve"> C), building on similar methods used in other lizards (</w:t>
      </w:r>
      <w:hyperlink w:anchor="ref-desfilis2003stimulus">
        <w:r w:rsidR="00CD372C" w:rsidRPr="00806605">
          <w:rPr>
            <w:rStyle w:val="Hyperlink"/>
            <w:rFonts w:ascii="Times New Roman" w:hAnsi="Times New Roman" w:cs="Times New Roman"/>
          </w:rPr>
          <w:t>Desfilis et al., 2003</w:t>
        </w:r>
      </w:hyperlink>
      <w:r w:rsidRPr="00806605">
        <w:rPr>
          <w:rFonts w:ascii="Times New Roman" w:hAnsi="Times New Roman" w:cs="Times New Roman"/>
        </w:rPr>
        <w:t xml:space="preserve">; </w:t>
      </w:r>
      <w:hyperlink w:anchor="ref-recio_prey_2021">
        <w:r w:rsidR="00CD372C" w:rsidRPr="00806605">
          <w:rPr>
            <w:rStyle w:val="Hyperlink"/>
            <w:rFonts w:ascii="Times New Roman" w:hAnsi="Times New Roman" w:cs="Times New Roman"/>
          </w:rPr>
          <w:t>Recio et al., 2021</w:t>
        </w:r>
      </w:hyperlink>
      <w:r w:rsidRPr="00806605">
        <w:rPr>
          <w:rFonts w:ascii="Times New Roman" w:hAnsi="Times New Roman" w:cs="Times New Roman"/>
        </w:rPr>
        <w:t>). We used living crickets (</w:t>
      </w:r>
      <w:r w:rsidRPr="00806605">
        <w:rPr>
          <w:rFonts w:ascii="Times New Roman" w:hAnsi="Times New Roman" w:cs="Times New Roman"/>
          <w:i/>
          <w:iCs/>
        </w:rPr>
        <w:t>A. domestica</w:t>
      </w:r>
      <w:r w:rsidRPr="00806605">
        <w:rPr>
          <w:rFonts w:ascii="Times New Roman" w:hAnsi="Times New Roman" w:cs="Times New Roman"/>
        </w:rPr>
        <w:t>) as the familiar prey and living mealworm larvae (</w:t>
      </w:r>
      <w:r w:rsidRPr="00806605">
        <w:rPr>
          <w:rFonts w:ascii="Times New Roman" w:hAnsi="Times New Roman" w:cs="Times New Roman"/>
          <w:i/>
          <w:iCs/>
        </w:rPr>
        <w:t>Tenebrio molitor</w:t>
      </w:r>
      <w:r w:rsidRPr="00806605">
        <w:rPr>
          <w:rFonts w:ascii="Times New Roman" w:hAnsi="Times New Roman" w:cs="Times New Roman"/>
        </w:rPr>
        <w:t>) as the unfamiliar prey. We tested the effects of familiarity with the prey items because previous experience may influence stimuli detection through habituation or sensitisation (</w:t>
      </w:r>
      <w:hyperlink w:anchor="ref-burger_effects_1990">
        <w:r w:rsidR="00CD372C" w:rsidRPr="00806605">
          <w:rPr>
            <w:rStyle w:val="Hyperlink"/>
            <w:rFonts w:ascii="Times New Roman" w:hAnsi="Times New Roman" w:cs="Times New Roman"/>
          </w:rPr>
          <w:t>Burger, 1990</w:t>
        </w:r>
      </w:hyperlink>
      <w:r w:rsidRPr="00806605">
        <w:rPr>
          <w:rFonts w:ascii="Times New Roman" w:hAnsi="Times New Roman" w:cs="Times New Roman"/>
        </w:rPr>
        <w:t xml:space="preserve">, </w:t>
      </w:r>
      <w:hyperlink w:anchor="ref-burger_effects_1991">
        <w:r w:rsidR="00CD372C" w:rsidRPr="00806605">
          <w:rPr>
            <w:rStyle w:val="Hyperlink"/>
            <w:rFonts w:ascii="Times New Roman" w:hAnsi="Times New Roman" w:cs="Times New Roman"/>
          </w:rPr>
          <w:t>1991</w:t>
        </w:r>
      </w:hyperlink>
      <w:r w:rsidRPr="00806605">
        <w:rPr>
          <w:rFonts w:ascii="Times New Roman" w:hAnsi="Times New Roman" w:cs="Times New Roman"/>
        </w:rPr>
        <w:t xml:space="preserve">; </w:t>
      </w:r>
      <w:hyperlink w:anchor="ref-desfilis2003stimulus">
        <w:r w:rsidR="00CD372C" w:rsidRPr="00806605">
          <w:rPr>
            <w:rStyle w:val="Hyperlink"/>
            <w:rFonts w:ascii="Times New Roman" w:hAnsi="Times New Roman" w:cs="Times New Roman"/>
          </w:rPr>
          <w:t>Desfilis et al., 2003</w:t>
        </w:r>
      </w:hyperlink>
      <w:r w:rsidRPr="00806605">
        <w:rPr>
          <w:rFonts w:ascii="Times New Roman" w:hAnsi="Times New Roman" w:cs="Times New Roman"/>
        </w:rPr>
        <w:t>).</w:t>
      </w:r>
    </w:p>
    <w:p w14:paraId="6686ECE8" w14:textId="77777777" w:rsidR="00CD372C" w:rsidRPr="00806605" w:rsidRDefault="000751A7"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 xml:space="preserve">Each prey item was presented inside a transparent plastic vessel containing a white, two-chambered device (see </w:t>
      </w:r>
      <w:hyperlink w:anchor="fig-Methods">
        <w:r w:rsidR="00CD372C" w:rsidRPr="00806605">
          <w:rPr>
            <w:rStyle w:val="Hyperlink"/>
            <w:rFonts w:ascii="Times New Roman" w:hAnsi="Times New Roman" w:cs="Times New Roman"/>
          </w:rPr>
          <w:t>Fig. 1</w:t>
        </w:r>
      </w:hyperlink>
      <w:r w:rsidRPr="00806605">
        <w:rPr>
          <w:rFonts w:ascii="Times New Roman" w:hAnsi="Times New Roman" w:cs="Times New Roman"/>
        </w:rPr>
        <w:t xml:space="preserve"> B) made of polylactic acid (PLA). In chemical trials, the prey item was placed in the closed chamber at the back of the device, making it invisible to the lizard, while in visual trials, the prey item was placed in the front chamber. Holes in both the device and the front sides of the transparent vessel (see </w:t>
      </w:r>
      <w:hyperlink w:anchor="fig-Methods">
        <w:r w:rsidR="00CD372C" w:rsidRPr="00806605">
          <w:rPr>
            <w:rStyle w:val="Hyperlink"/>
            <w:rFonts w:ascii="Times New Roman" w:hAnsi="Times New Roman" w:cs="Times New Roman"/>
          </w:rPr>
          <w:t>Fig. 1</w:t>
        </w:r>
      </w:hyperlink>
      <w:r w:rsidRPr="00806605">
        <w:rPr>
          <w:rFonts w:ascii="Times New Roman" w:hAnsi="Times New Roman" w:cs="Times New Roman"/>
        </w:rPr>
        <w:t xml:space="preserve"> B, C) allowed chemical cues to be released; however, these holes were sealed with silicone in the visual trials. To increase the availability of chemical cues, we glued a piece of filter paper (left for at least 8 hours in one of the prey’s enclosures: </w:t>
      </w:r>
      <w:r w:rsidRPr="00806605">
        <w:rPr>
          <w:rFonts w:ascii="Times New Roman" w:hAnsi="Times New Roman" w:cs="Times New Roman"/>
          <w:i/>
          <w:iCs/>
        </w:rPr>
        <w:t>A. domestica</w:t>
      </w:r>
      <w:r w:rsidRPr="00806605">
        <w:rPr>
          <w:rFonts w:ascii="Times New Roman" w:hAnsi="Times New Roman" w:cs="Times New Roman"/>
        </w:rPr>
        <w:t xml:space="preserve"> or </w:t>
      </w:r>
      <w:r w:rsidRPr="00806605">
        <w:rPr>
          <w:rFonts w:ascii="Times New Roman" w:hAnsi="Times New Roman" w:cs="Times New Roman"/>
          <w:i/>
          <w:iCs/>
        </w:rPr>
        <w:t>T. molitor</w:t>
      </w:r>
      <w:r w:rsidRPr="00806605">
        <w:rPr>
          <w:rFonts w:ascii="Times New Roman" w:hAnsi="Times New Roman" w:cs="Times New Roman"/>
        </w:rPr>
        <w:t>) to the device during chemical trials. In visual trials, the filter paper was placed in an empty box for the same duration under identical conditions. In both chemical and visual trials, the prey remained inside the vessel to contr</w:t>
      </w:r>
      <w:r w:rsidRPr="00806605">
        <w:rPr>
          <w:rFonts w:ascii="Times New Roman" w:hAnsi="Times New Roman" w:cs="Times New Roman"/>
        </w:rPr>
        <w:t xml:space="preserve">ol for potential acoustic cues. We conducted one test per stimuli and prey familiarity per lizard (i.e. a total of four tests per lizard, see </w:t>
      </w:r>
      <w:hyperlink w:anchor="fig-Methods">
        <w:r w:rsidR="00CD372C" w:rsidRPr="00806605">
          <w:rPr>
            <w:rStyle w:val="Hyperlink"/>
            <w:rFonts w:ascii="Times New Roman" w:hAnsi="Times New Roman" w:cs="Times New Roman"/>
          </w:rPr>
          <w:t>Fig. 1</w:t>
        </w:r>
      </w:hyperlink>
      <w:r w:rsidRPr="00806605">
        <w:rPr>
          <w:rFonts w:ascii="Times New Roman" w:hAnsi="Times New Roman" w:cs="Times New Roman"/>
        </w:rPr>
        <w:t xml:space="preserve"> C), leaving 48 hours between the beginning of each test. The order of stimulus and familiarity presentation was counterbalanced across treatments.</w:t>
      </w:r>
    </w:p>
    <w:p w14:paraId="613B72C5" w14:textId="77777777" w:rsidR="00CD372C" w:rsidRPr="00806605" w:rsidRDefault="000751A7"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 xml:space="preserve">Each trial began by placing the experimental device at the side of the arena opposite to the shelter (see arena in </w:t>
      </w:r>
      <w:hyperlink w:anchor="fig-Methods">
        <w:r w:rsidR="00CD372C" w:rsidRPr="00806605">
          <w:rPr>
            <w:rStyle w:val="Hyperlink"/>
            <w:rFonts w:ascii="Times New Roman" w:hAnsi="Times New Roman" w:cs="Times New Roman"/>
          </w:rPr>
          <w:t>Fig. 1</w:t>
        </w:r>
      </w:hyperlink>
      <w:r w:rsidRPr="00806605">
        <w:rPr>
          <w:rFonts w:ascii="Times New Roman" w:hAnsi="Times New Roman" w:cs="Times New Roman"/>
        </w:rPr>
        <w:t xml:space="preserve"> A) and removing the water cup and the shelter. We recorded the lizard’s behaviour for approximately one hour. We assessed lizards’ ability to detect each stimulus (‘Detection latency’) by recording the time from when the lizard resumed normal activity (i.e., walking for at least 5 consecutive seconds; T</w:t>
      </w:r>
      <w:r w:rsidRPr="00806605">
        <w:rPr>
          <w:rFonts w:ascii="Times New Roman" w:hAnsi="Times New Roman" w:cs="Times New Roman"/>
          <w:vertAlign w:val="subscript"/>
        </w:rPr>
        <w:t>0</w:t>
      </w:r>
      <w:r w:rsidRPr="00806605">
        <w:rPr>
          <w:rFonts w:ascii="Times New Roman" w:hAnsi="Times New Roman" w:cs="Times New Roman"/>
        </w:rPr>
        <w:t xml:space="preserve"> in </w:t>
      </w:r>
      <w:hyperlink w:anchor="fig-Methods">
        <w:r w:rsidR="00CD372C" w:rsidRPr="00806605">
          <w:rPr>
            <w:rStyle w:val="Hyperlink"/>
            <w:rFonts w:ascii="Times New Roman" w:hAnsi="Times New Roman" w:cs="Times New Roman"/>
          </w:rPr>
          <w:t>Fig. 1</w:t>
        </w:r>
      </w:hyperlink>
      <w:r w:rsidRPr="00806605">
        <w:rPr>
          <w:rFonts w:ascii="Times New Roman" w:hAnsi="Times New Roman" w:cs="Times New Roman"/>
        </w:rPr>
        <w:t xml:space="preserve"> D) until the first interaction with the stimulus (T</w:t>
      </w:r>
      <w:r w:rsidRPr="00806605">
        <w:rPr>
          <w:rFonts w:ascii="Times New Roman" w:hAnsi="Times New Roman" w:cs="Times New Roman"/>
          <w:vertAlign w:val="subscript"/>
        </w:rPr>
        <w:t>D</w:t>
      </w:r>
      <w:r w:rsidRPr="00806605">
        <w:rPr>
          <w:rFonts w:ascii="Times New Roman" w:hAnsi="Times New Roman" w:cs="Times New Roman"/>
        </w:rPr>
        <w:t xml:space="preserve"> in </w:t>
      </w:r>
      <w:hyperlink w:anchor="fig-Methods">
        <w:r w:rsidR="00CD372C" w:rsidRPr="00806605">
          <w:rPr>
            <w:rStyle w:val="Hyperlink"/>
            <w:rFonts w:ascii="Times New Roman" w:hAnsi="Times New Roman" w:cs="Times New Roman"/>
          </w:rPr>
          <w:t>Fig. 1</w:t>
        </w:r>
      </w:hyperlink>
      <w:r w:rsidRPr="00806605">
        <w:rPr>
          <w:rFonts w:ascii="Times New Roman" w:hAnsi="Times New Roman" w:cs="Times New Roman"/>
        </w:rPr>
        <w:t xml:space="preserve"> D). Lizards were considered to have interacted with the object when the lizard touched the front of the vessel or the filter paper with its snout for more than five consecutive seconds.</w:t>
      </w:r>
    </w:p>
    <w:p w14:paraId="40AEDE63" w14:textId="77777777" w:rsidR="00CD372C" w:rsidRPr="00806605" w:rsidRDefault="000751A7"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To control for potential differences in hunger levels, all lizards were fasted for two days before the experiment, a period considered harmless for this species (</w:t>
      </w:r>
      <w:hyperlink w:anchor="ref-young2022physiological">
        <w:r w:rsidR="00CD372C" w:rsidRPr="00806605">
          <w:rPr>
            <w:rStyle w:val="Hyperlink"/>
            <w:rFonts w:ascii="Times New Roman" w:hAnsi="Times New Roman" w:cs="Times New Roman"/>
          </w:rPr>
          <w:t>Young et al., 2022</w:t>
        </w:r>
      </w:hyperlink>
      <w:r w:rsidRPr="00806605">
        <w:rPr>
          <w:rFonts w:ascii="Times New Roman" w:hAnsi="Times New Roman" w:cs="Times New Roman"/>
        </w:rPr>
        <w:t xml:space="preserve">). After each trial, the lizards were also given a cricket to assess their motivation to forage. The cricket was left in the enclosure for one hour, and we recorded whether the lizard ate it (recorded as 1) or not (recorded as 0). In 23 videos, the camera stopped recording before the end of the </w:t>
      </w:r>
      <w:r w:rsidRPr="00806605">
        <w:rPr>
          <w:rFonts w:ascii="Times New Roman" w:hAnsi="Times New Roman" w:cs="Times New Roman"/>
        </w:rPr>
        <w:lastRenderedPageBreak/>
        <w:t>motivation test (T</w:t>
      </w:r>
      <w:r w:rsidRPr="00806605">
        <w:rPr>
          <w:rFonts w:ascii="Times New Roman" w:hAnsi="Times New Roman" w:cs="Times New Roman"/>
          <w:vertAlign w:val="subscript"/>
        </w:rPr>
        <w:t>f</w:t>
      </w:r>
      <w:r w:rsidRPr="00806605">
        <w:rPr>
          <w:rFonts w:ascii="Times New Roman" w:hAnsi="Times New Roman" w:cs="Times New Roman"/>
        </w:rPr>
        <w:t xml:space="preserve"> in </w:t>
      </w:r>
      <w:hyperlink w:anchor="fig-Methods">
        <w:r w:rsidR="00CD372C" w:rsidRPr="00806605">
          <w:rPr>
            <w:rStyle w:val="Hyperlink"/>
            <w:rFonts w:ascii="Times New Roman" w:hAnsi="Times New Roman" w:cs="Times New Roman"/>
          </w:rPr>
          <w:t>Fig. 1</w:t>
        </w:r>
      </w:hyperlink>
      <w:r w:rsidRPr="00806605">
        <w:rPr>
          <w:rFonts w:ascii="Times New Roman" w:hAnsi="Times New Roman" w:cs="Times New Roman"/>
        </w:rPr>
        <w:t xml:space="preserve"> D), so motivation was recorded as NA. We used their performance in the motivation test as a covariate in the analyses (see below).</w:t>
      </w:r>
    </w:p>
    <w:p w14:paraId="0F96483F" w14:textId="77777777" w:rsidR="00CD372C" w:rsidRPr="00806605" w:rsidRDefault="000751A7"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All trials were conducted between 1100 and 1300 h, when the lizards were most active. To control for potential effects of neophobia, we simulated test conditions for two days prior to the experiment by removing the shelter and water cup and exposing the lizards to the vessel without a stimulus. This simulation lasted for 1 hour at the same time of day as the tests, but no behavior was recorded.</w:t>
      </w:r>
    </w:p>
    <w:tbl>
      <w:tblPr>
        <w:tblStyle w:val="Table"/>
        <w:tblW w:w="5000" w:type="pct"/>
        <w:tblLayout w:type="fixed"/>
        <w:tblLook w:val="0000" w:firstRow="0" w:lastRow="0" w:firstColumn="0" w:lastColumn="0" w:noHBand="0" w:noVBand="0"/>
      </w:tblPr>
      <w:tblGrid>
        <w:gridCol w:w="9360"/>
      </w:tblGrid>
      <w:tr w:rsidR="00CD372C" w:rsidRPr="00806605" w14:paraId="22FB23ED" w14:textId="77777777">
        <w:tc>
          <w:tcPr>
            <w:tcW w:w="7920" w:type="dxa"/>
          </w:tcPr>
          <w:p w14:paraId="135E48EB" w14:textId="77777777" w:rsidR="00CD372C" w:rsidRPr="00806605" w:rsidRDefault="000751A7" w:rsidP="00806605">
            <w:pPr>
              <w:pStyle w:val="Compact"/>
              <w:spacing w:line="276" w:lineRule="auto"/>
              <w:jc w:val="center"/>
              <w:rPr>
                <w:rFonts w:ascii="Times New Roman" w:hAnsi="Times New Roman" w:cs="Times New Roman"/>
              </w:rPr>
            </w:pPr>
            <w:bookmarkStart w:id="28" w:name="fig-Methods"/>
            <w:r w:rsidRPr="00806605">
              <w:rPr>
                <w:rFonts w:ascii="Times New Roman" w:hAnsi="Times New Roman" w:cs="Times New Roman"/>
                <w:noProof/>
              </w:rPr>
              <w:drawing>
                <wp:inline distT="0" distB="0" distL="0" distR="0" wp14:anchorId="544E5E48" wp14:editId="1134172F">
                  <wp:extent cx="5943600" cy="535215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Others/Methods.png"/>
                          <pic:cNvPicPr>
                            <a:picLocks noChangeAspect="1" noChangeArrowheads="1"/>
                          </pic:cNvPicPr>
                        </pic:nvPicPr>
                        <pic:blipFill>
                          <a:blip r:embed="rId8" cstate="email">
                            <a:extLst>
                              <a:ext uri="{28A0092B-C50C-407E-A947-70E740481C1C}">
                                <a14:useLocalDpi xmlns:a14="http://schemas.microsoft.com/office/drawing/2010/main"/>
                              </a:ext>
                            </a:extLst>
                          </a:blip>
                          <a:stretch>
                            <a:fillRect/>
                          </a:stretch>
                        </pic:blipFill>
                        <pic:spPr bwMode="auto">
                          <a:xfrm>
                            <a:off x="0" y="0"/>
                            <a:ext cx="5943600" cy="5352150"/>
                          </a:xfrm>
                          <a:prstGeom prst="rect">
                            <a:avLst/>
                          </a:prstGeom>
                          <a:noFill/>
                          <a:ln w="9525">
                            <a:noFill/>
                            <a:headEnd/>
                            <a:tailEnd/>
                          </a:ln>
                        </pic:spPr>
                      </pic:pic>
                    </a:graphicData>
                  </a:graphic>
                </wp:inline>
              </w:drawing>
            </w:r>
          </w:p>
          <w:p w14:paraId="23202368" w14:textId="77777777" w:rsidR="00CD372C" w:rsidRPr="00806605" w:rsidRDefault="000751A7" w:rsidP="00806605">
            <w:pPr>
              <w:pStyle w:val="ImageCaption"/>
              <w:spacing w:before="200" w:line="276" w:lineRule="auto"/>
              <w:rPr>
                <w:rFonts w:cs="Times New Roman"/>
              </w:rPr>
            </w:pPr>
            <w:r w:rsidRPr="00806605">
              <w:rPr>
                <w:rFonts w:cs="Times New Roman"/>
              </w:rPr>
              <w:t xml:space="preserve">Fig 1— Scheme of our experimental design. In panel A, we show the different stages of our experiment and the main manipulations. In panel B, we show the experimental device used to present the stimuli in the behavioural tests. Here, F indicates the front of the device, and Bk the back. In panel C, we show the experimental setup for the prey discrimination tests. Arrows </w:t>
            </w:r>
            <w:r w:rsidRPr="00806605">
              <w:rPr>
                <w:rFonts w:cs="Times New Roman"/>
              </w:rPr>
              <w:lastRenderedPageBreak/>
              <w:t>here indicate the presence of chemical cues. In panel D, we show the relevant times from our behavioural tests.</w:t>
            </w:r>
          </w:p>
        </w:tc>
        <w:bookmarkEnd w:id="28"/>
      </w:tr>
    </w:tbl>
    <w:p w14:paraId="179DF818" w14:textId="77777777" w:rsidR="00CD372C" w:rsidRPr="00806605" w:rsidRDefault="000751A7" w:rsidP="00806605">
      <w:pPr>
        <w:pStyle w:val="Heading4"/>
        <w:spacing w:line="276" w:lineRule="auto"/>
        <w:rPr>
          <w:rFonts w:ascii="Times New Roman" w:hAnsi="Times New Roman" w:cs="Times New Roman"/>
          <w:color w:val="000000" w:themeColor="text1"/>
        </w:rPr>
      </w:pPr>
      <w:bookmarkStart w:id="29" w:name="brain-mitochondrial-function"/>
      <w:bookmarkEnd w:id="27"/>
      <w:r w:rsidRPr="00806605">
        <w:rPr>
          <w:rFonts w:ascii="Times New Roman" w:hAnsi="Times New Roman" w:cs="Times New Roman"/>
          <w:color w:val="000000" w:themeColor="text1"/>
        </w:rPr>
        <w:lastRenderedPageBreak/>
        <w:t>Brain mitochondrial function</w:t>
      </w:r>
    </w:p>
    <w:p w14:paraId="22435EA7" w14:textId="77777777" w:rsidR="00CD372C" w:rsidRPr="00806605" w:rsidRDefault="000751A7" w:rsidP="00806605">
      <w:pPr>
        <w:pStyle w:val="FirstParagraph"/>
        <w:spacing w:line="276" w:lineRule="auto"/>
        <w:rPr>
          <w:rFonts w:cs="Times New Roman"/>
        </w:rPr>
      </w:pPr>
      <w:r w:rsidRPr="00806605">
        <w:rPr>
          <w:rFonts w:cs="Times New Roman"/>
          <w:i/>
          <w:iCs/>
        </w:rPr>
        <w:t>Brain dissection and homogenisation</w:t>
      </w:r>
      <w:r w:rsidRPr="00806605">
        <w:rPr>
          <w:rFonts w:cs="Times New Roman"/>
        </w:rPr>
        <w:t xml:space="preserve">: Two months after the completion of the tests, we euthanised lizards using an injectable anaesthetic followed by decapitation. We injected intraperitoneally 10 mg/kg of a 10 mg/mL alfaxan solution and then, after several minutes, we evaluated the lizard’s righting response and pinching reflex in one of the front limbs. Lizards without responses were decapitated with surgical scissors. The procedure lasted between two to five minutes for each lizard. This protocol was approved by </w:t>
      </w:r>
      <w:r w:rsidRPr="00806605">
        <w:rPr>
          <w:rFonts w:cs="Times New Roman"/>
          <w:highlight w:val="black"/>
        </w:rPr>
        <w:t>the Animal Ethics Committee</w:t>
      </w:r>
      <w:r w:rsidRPr="00806605">
        <w:rPr>
          <w:rFonts w:cs="Times New Roman"/>
          <w:highlight w:val="black"/>
        </w:rPr>
        <w:t xml:space="preserve"> of the Australian National University (Protocol number: A2022/33)</w:t>
      </w:r>
      <w:r w:rsidRPr="00806605">
        <w:rPr>
          <w:rFonts w:cs="Times New Roman"/>
        </w:rPr>
        <w:t>.</w:t>
      </w:r>
    </w:p>
    <w:p w14:paraId="0D92ED69" w14:textId="77777777" w:rsidR="00CD372C" w:rsidRPr="00806605" w:rsidRDefault="000751A7"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After decapitation, the head was opened and the brain was dissected. We extracted two main regions of the brain, the olfactory bulbs and the optic tecta, as they are associated with chemical and visual detection in lizards (</w:t>
      </w:r>
      <w:hyperlink w:anchor="ref-wyneken2007reptilian">
        <w:r w:rsidR="00CD372C" w:rsidRPr="00806605">
          <w:rPr>
            <w:rStyle w:val="Hyperlink"/>
            <w:rFonts w:ascii="Times New Roman" w:hAnsi="Times New Roman" w:cs="Times New Roman"/>
          </w:rPr>
          <w:t>Wyneken, 2007</w:t>
        </w:r>
      </w:hyperlink>
      <w:r w:rsidRPr="00806605">
        <w:rPr>
          <w:rFonts w:ascii="Times New Roman" w:hAnsi="Times New Roman" w:cs="Times New Roman"/>
        </w:rPr>
        <w:t>). Both regions were transferred immediately to 1.5mL centrifuge tubes containing 100µL of 1X phosphate buffered saline (PBS) and homogenised.</w:t>
      </w:r>
    </w:p>
    <w:p w14:paraId="58AA8639" w14:textId="77777777" w:rsidR="00CD372C" w:rsidRPr="00806605" w:rsidRDefault="000751A7"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For the olfactory bulbs, the tissue was mechanically homogenised by placing the tissue in the well of a 100 µm mesh filter (pluriStrainer) affixed atop a 1.5 mL centrifuge tube, then mashed with the rubber end of an insulin syringe stopper. The resulting olfactory bulb homogenate was then rinsed through a filter with 1 mL of cold 1X PBS. Optic tecta were mechanically homogenised the same way, but were first enzymatically digested by incubating the tissue in 100µL of 125 U/mL collagenase (type II) for 30 min</w:t>
      </w:r>
      <w:r w:rsidRPr="00806605">
        <w:rPr>
          <w:rFonts w:ascii="Times New Roman" w:hAnsi="Times New Roman" w:cs="Times New Roman"/>
        </w:rPr>
        <w:t xml:space="preserve"> at 32°C. Homogenates were split among two aliquots: one was used within two hours of collection to measure mitochondrial density, mitochondrial membrane potential—a metric of metabolic capacity (</w:t>
      </w:r>
      <w:hyperlink w:anchor="ref-martinez2016tca">
        <w:r w:rsidR="00CD372C" w:rsidRPr="00806605">
          <w:rPr>
            <w:rStyle w:val="Hyperlink"/>
            <w:rFonts w:ascii="Times New Roman" w:hAnsi="Times New Roman" w:cs="Times New Roman"/>
          </w:rPr>
          <w:t>Martı́nez-Reyes et al., 2016</w:t>
        </w:r>
      </w:hyperlink>
      <w:r w:rsidRPr="00806605">
        <w:rPr>
          <w:rFonts w:ascii="Times New Roman" w:hAnsi="Times New Roman" w:cs="Times New Roman"/>
        </w:rPr>
        <w:t>)—and ROS, while the other one was cryopreserved for later measurements of DNA damage and lipid peroxidation. Cryopreservation was made by suspending the homogenates in 1 mL solution of 1% Neutral-Buffered Formalin, 1X Tris-EDTA, and 10% DMSO, then stored at -20 °C until NA damage and lipid peroxidation assays.</w:t>
      </w:r>
    </w:p>
    <w:p w14:paraId="20EC1193" w14:textId="77777777" w:rsidR="00CD372C" w:rsidRPr="00806605" w:rsidRDefault="000751A7" w:rsidP="00806605">
      <w:pPr>
        <w:pStyle w:val="BodyText"/>
        <w:spacing w:line="276" w:lineRule="auto"/>
        <w:rPr>
          <w:rFonts w:ascii="Times New Roman" w:hAnsi="Times New Roman" w:cs="Times New Roman"/>
        </w:rPr>
      </w:pPr>
      <w:r w:rsidRPr="00806605">
        <w:rPr>
          <w:rFonts w:ascii="Times New Roman" w:hAnsi="Times New Roman" w:cs="Times New Roman"/>
          <w:i/>
          <w:iCs/>
        </w:rPr>
        <w:t>Mitochondrial density, metabolic capacity, and ROS dyes</w:t>
      </w:r>
      <w:r w:rsidRPr="00806605">
        <w:rPr>
          <w:rFonts w:ascii="Times New Roman" w:hAnsi="Times New Roman" w:cs="Times New Roman"/>
        </w:rPr>
        <w:t>: Fresh homogenates were stained with 5 µL of a fluorescent probe mix containing equal parts 5 µM MitoTracker Deep Red FM, 2.5 µM MitoTracker Orange CMTMRos, and 50 µM MitoSOX Red to measure mitochondrial density, metabolic capacity, and superoxide (ROS) production, respectively. We also added 10 µg/mL Hoechst 33342 Nuclear Viability Dye to each sample, which we used to distinguish viable cells from debris. Within two hours after dissection, these samples were analysed by flow cytometry (see below).</w:t>
      </w:r>
    </w:p>
    <w:p w14:paraId="1B6AF837" w14:textId="77777777" w:rsidR="00CD372C" w:rsidRPr="00806605" w:rsidRDefault="000751A7" w:rsidP="00806605">
      <w:pPr>
        <w:pStyle w:val="BodyText"/>
        <w:spacing w:line="276" w:lineRule="auto"/>
        <w:rPr>
          <w:rFonts w:ascii="Times New Roman" w:hAnsi="Times New Roman" w:cs="Times New Roman"/>
        </w:rPr>
      </w:pPr>
      <w:r w:rsidRPr="00806605">
        <w:rPr>
          <w:rFonts w:ascii="Times New Roman" w:hAnsi="Times New Roman" w:cs="Times New Roman"/>
          <w:i/>
          <w:iCs/>
        </w:rPr>
        <w:t>DNA damage and lipid peroxidation dyes</w:t>
      </w:r>
      <w:r w:rsidRPr="00806605">
        <w:rPr>
          <w:rFonts w:ascii="Times New Roman" w:hAnsi="Times New Roman" w:cs="Times New Roman"/>
        </w:rPr>
        <w:t xml:space="preserve">: Assays of DNA damage and lipid peroxidation from cryopreserved samples were performed 61 weeks after sample collection. On the day of the assays, we rapidly thawed frozen samples, centrifuged each sample at 1000 RCF for 10 minutes </w:t>
      </w:r>
      <w:r w:rsidRPr="00806605">
        <w:rPr>
          <w:rFonts w:ascii="Times New Roman" w:hAnsi="Times New Roman" w:cs="Times New Roman"/>
        </w:rPr>
        <w:lastRenderedPageBreak/>
        <w:t>to pellet cells, then removed the supernatant, and resuspended samples in 1 mL 1X Tris-EDTA. We then centriduged the samples again and removed the Tris-EDTA, resuspending the samples in 200 µL of 1X PBS containing 10 µg/mL Hoechst 33342 Nuclear Viability Dye (for cell viability)</w:t>
      </w:r>
      <w:r w:rsidRPr="00806605">
        <w:rPr>
          <w:rFonts w:ascii="Times New Roman" w:hAnsi="Times New Roman" w:cs="Times New Roman"/>
        </w:rPr>
        <w:t xml:space="preserve"> and 100 µM BODIPY 665/676 Lipid Peroxidation Sensor (to measure lipid peroxidation). Following staining, we permeabilised the cell membranes incubating the samples in 200 µL 1X PBS containing 20 µM digitoninad then stained the samples with 20 µL of 70 µM 8-OHdG Polyclonal Antibody to measure DNA damage. We left the homogenate overnight (~12 hours) at 4 ºC. The following day we counterstained the cells with 20 µL of 100 µg/mL H+G Goat Anti-Rabbit Conjugate Antibody with Alexa-Fluor 488 and analyse the sampl</w:t>
      </w:r>
      <w:r w:rsidRPr="00806605">
        <w:rPr>
          <w:rFonts w:ascii="Times New Roman" w:hAnsi="Times New Roman" w:cs="Times New Roman"/>
        </w:rPr>
        <w:t>es in the flow cytometer.</w:t>
      </w:r>
    </w:p>
    <w:p w14:paraId="71C11837" w14:textId="77777777" w:rsidR="00CD372C" w:rsidRPr="00806605" w:rsidRDefault="000751A7" w:rsidP="00806605">
      <w:pPr>
        <w:pStyle w:val="BodyText"/>
        <w:spacing w:line="276" w:lineRule="auto"/>
        <w:rPr>
          <w:rFonts w:ascii="Times New Roman" w:hAnsi="Times New Roman" w:cs="Times New Roman"/>
        </w:rPr>
      </w:pPr>
      <w:r w:rsidRPr="00806605">
        <w:rPr>
          <w:rFonts w:ascii="Times New Roman" w:hAnsi="Times New Roman" w:cs="Times New Roman"/>
          <w:i/>
          <w:iCs/>
        </w:rPr>
        <w:t>Flow Cytometry</w:t>
      </w:r>
      <w:r w:rsidRPr="00806605">
        <w:rPr>
          <w:rFonts w:ascii="Times New Roman" w:hAnsi="Times New Roman" w:cs="Times New Roman"/>
        </w:rPr>
        <w:t xml:space="preserve">: Flow cytometry assays were performed using a Becton Dickson LSRFortessa X-20 flow cytometer with the default wavelength filters on detectors. The detectors and voltage settings used in data acquisition for each were determined during pilot trials and kept consistent throughout the experiment. Data was imported into FlowJo (v. 10.1) for processing. For further details on the homogenisation, staining, or flow cytometry assays, see </w:t>
      </w:r>
      <w:r w:rsidRPr="00806605">
        <w:rPr>
          <w:rFonts w:ascii="Times New Roman" w:hAnsi="Times New Roman" w:cs="Times New Roman"/>
          <w:i/>
          <w:iCs/>
        </w:rPr>
        <w:t>Methods: flow cytometry in Supplementary Material</w:t>
      </w:r>
      <w:r w:rsidRPr="00806605">
        <w:rPr>
          <w:rFonts w:ascii="Times New Roman" w:hAnsi="Times New Roman" w:cs="Times New Roman"/>
        </w:rPr>
        <w:t>. We validated that our homo</w:t>
      </w:r>
      <w:r w:rsidRPr="00806605">
        <w:rPr>
          <w:rFonts w:ascii="Times New Roman" w:hAnsi="Times New Roman" w:cs="Times New Roman"/>
        </w:rPr>
        <w:t xml:space="preserve">genates contained neurons in a pilot study using dyes specifically targeting neuronal nuclei (see </w:t>
      </w:r>
      <w:r w:rsidRPr="00806605">
        <w:rPr>
          <w:rFonts w:ascii="Times New Roman" w:hAnsi="Times New Roman" w:cs="Times New Roman"/>
          <w:i/>
          <w:iCs/>
        </w:rPr>
        <w:t>Brain validation in Supplementary Material</w:t>
      </w:r>
      <w:r w:rsidRPr="00806605">
        <w:rPr>
          <w:rFonts w:ascii="Times New Roman" w:hAnsi="Times New Roman" w:cs="Times New Roman"/>
        </w:rPr>
        <w:t>). This pilot study also ensured that our gating strategy identified these neurons using flow cytometry.</w:t>
      </w:r>
    </w:p>
    <w:p w14:paraId="17CAE5B4" w14:textId="77777777" w:rsidR="00CD372C" w:rsidRPr="00806605" w:rsidRDefault="000751A7"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 xml:space="preserve">We recorded five physiological variables from our flow cytometry assay: mitochondrial density, metabolic capacity, ROS production, DNA damage, and lipid peroxidation. These variables reflect average per-cell values for each sample, as fluorescence intensity was normalized by the number of gated events (cells) recorded. However, to assess how early environmental conditions may influence mitochondrial function at the organelle level, we created two additional response variables by dividing metabolic capacity </w:t>
      </w:r>
      <w:r w:rsidRPr="00806605">
        <w:rPr>
          <w:rFonts w:ascii="Times New Roman" w:hAnsi="Times New Roman" w:cs="Times New Roman"/>
        </w:rPr>
        <w:t>and ROS production by mitochondrial density. This procedure assumes that mitochondrial density serves as a proxy for the number of mitochondria per cell, and the derived variables provide an estimate of the average activity per mitochondrion, therefore allowing us to assess mitochondrial-specific responses to early-life conditions. However, we report also the results for metabolic capacity and ROS production alone to understand the effects of early-life condition on metabolic function at the cell level.</w:t>
      </w:r>
    </w:p>
    <w:p w14:paraId="5C632F02" w14:textId="77777777" w:rsidR="00560C95" w:rsidRPr="00E64117" w:rsidRDefault="00560C95" w:rsidP="00560C95">
      <w:pPr>
        <w:pStyle w:val="Heading4"/>
        <w:spacing w:before="0" w:line="360" w:lineRule="auto"/>
        <w:rPr>
          <w:rFonts w:ascii="Times New Roman" w:hAnsi="Times New Roman" w:cs="Times New Roman"/>
          <w:color w:val="auto"/>
        </w:rPr>
      </w:pPr>
      <w:bookmarkStart w:id="30" w:name="statistical-analyses"/>
      <w:bookmarkEnd w:id="29"/>
      <w:r w:rsidRPr="00E64117">
        <w:rPr>
          <w:rFonts w:ascii="Times New Roman" w:hAnsi="Times New Roman" w:cs="Times New Roman"/>
          <w:color w:val="auto"/>
        </w:rPr>
        <w:t>Replication Statement</w:t>
      </w:r>
    </w:p>
    <w:tbl>
      <w:tblPr>
        <w:tblStyle w:val="TableGrid"/>
        <w:tblW w:w="0" w:type="auto"/>
        <w:tblLook w:val="04A0" w:firstRow="1" w:lastRow="0" w:firstColumn="1" w:lastColumn="0" w:noHBand="0" w:noVBand="1"/>
      </w:tblPr>
      <w:tblGrid>
        <w:gridCol w:w="3005"/>
        <w:gridCol w:w="3005"/>
        <w:gridCol w:w="3006"/>
      </w:tblGrid>
      <w:tr w:rsidR="00560C95" w:rsidRPr="00225D49" w14:paraId="0AD904B0" w14:textId="77777777" w:rsidTr="00F06EA7">
        <w:tc>
          <w:tcPr>
            <w:tcW w:w="3005" w:type="dxa"/>
          </w:tcPr>
          <w:p w14:paraId="640F45DA" w14:textId="77777777" w:rsidR="00560C95" w:rsidRPr="00225D49" w:rsidRDefault="00560C95" w:rsidP="00F06EA7">
            <w:pPr>
              <w:jc w:val="center"/>
              <w:rPr>
                <w:rFonts w:ascii="Times New Roman" w:hAnsi="Times New Roman" w:cs="Times New Roman"/>
              </w:rPr>
            </w:pPr>
            <w:r w:rsidRPr="00225D49">
              <w:rPr>
                <w:rFonts w:ascii="Times New Roman" w:eastAsia="Times New Roman" w:hAnsi="Times New Roman" w:cs="Times New Roman"/>
                <w:b/>
                <w:bCs/>
                <w:color w:val="1C1D1E"/>
                <w:kern w:val="0"/>
                <w:lang w:eastAsia="en-GB"/>
                <w14:ligatures w14:val="none"/>
              </w:rPr>
              <w:t>Scale of inference</w:t>
            </w:r>
          </w:p>
        </w:tc>
        <w:tc>
          <w:tcPr>
            <w:tcW w:w="3005" w:type="dxa"/>
          </w:tcPr>
          <w:p w14:paraId="38F7AC24" w14:textId="77777777" w:rsidR="00560C95" w:rsidRPr="00225D49" w:rsidRDefault="00560C95" w:rsidP="00F06EA7">
            <w:pPr>
              <w:jc w:val="center"/>
              <w:rPr>
                <w:rFonts w:ascii="Times New Roman" w:hAnsi="Times New Roman" w:cs="Times New Roman"/>
              </w:rPr>
            </w:pPr>
            <w:r w:rsidRPr="00225D49">
              <w:rPr>
                <w:rFonts w:ascii="Times New Roman" w:eastAsia="Times New Roman" w:hAnsi="Times New Roman" w:cs="Times New Roman"/>
                <w:b/>
                <w:bCs/>
                <w:color w:val="1C1D1E"/>
                <w:kern w:val="0"/>
                <w:lang w:eastAsia="en-GB"/>
                <w14:ligatures w14:val="none"/>
              </w:rPr>
              <w:t>Scale at which the factor of interest is applied</w:t>
            </w:r>
          </w:p>
        </w:tc>
        <w:tc>
          <w:tcPr>
            <w:tcW w:w="3006" w:type="dxa"/>
          </w:tcPr>
          <w:p w14:paraId="1093A2CB" w14:textId="77777777" w:rsidR="00560C95" w:rsidRPr="00225D49" w:rsidRDefault="00560C95" w:rsidP="00F06EA7">
            <w:pPr>
              <w:jc w:val="center"/>
              <w:rPr>
                <w:rFonts w:ascii="Times New Roman" w:hAnsi="Times New Roman" w:cs="Times New Roman"/>
              </w:rPr>
            </w:pPr>
            <w:r w:rsidRPr="00225D49">
              <w:rPr>
                <w:rFonts w:ascii="Times New Roman" w:eastAsia="Times New Roman" w:hAnsi="Times New Roman" w:cs="Times New Roman"/>
                <w:b/>
                <w:bCs/>
                <w:color w:val="1C1D1E"/>
                <w:kern w:val="0"/>
                <w:lang w:eastAsia="en-GB"/>
                <w14:ligatures w14:val="none"/>
              </w:rPr>
              <w:t>Number of replicates at the appropriate scale</w:t>
            </w:r>
          </w:p>
        </w:tc>
      </w:tr>
      <w:tr w:rsidR="00560C95" w:rsidRPr="00225D49" w14:paraId="597E6CB0" w14:textId="77777777" w:rsidTr="00F06EA7">
        <w:tc>
          <w:tcPr>
            <w:tcW w:w="3005" w:type="dxa"/>
          </w:tcPr>
          <w:p w14:paraId="42959D98" w14:textId="77777777" w:rsidR="00560C95" w:rsidRPr="00225D49" w:rsidRDefault="00560C95" w:rsidP="00F06EA7">
            <w:pPr>
              <w:rPr>
                <w:rFonts w:ascii="Times New Roman" w:hAnsi="Times New Roman" w:cs="Times New Roman"/>
              </w:rPr>
            </w:pPr>
            <w:r w:rsidRPr="00225D49">
              <w:rPr>
                <w:rFonts w:ascii="Times New Roman" w:hAnsi="Times New Roman" w:cs="Times New Roman"/>
              </w:rPr>
              <w:t>Individual</w:t>
            </w:r>
          </w:p>
        </w:tc>
        <w:tc>
          <w:tcPr>
            <w:tcW w:w="3005" w:type="dxa"/>
          </w:tcPr>
          <w:p w14:paraId="00CB98E7" w14:textId="77777777" w:rsidR="00560C95" w:rsidRPr="00225D49" w:rsidRDefault="00560C95" w:rsidP="00F06EA7">
            <w:pPr>
              <w:rPr>
                <w:rFonts w:ascii="Times New Roman" w:hAnsi="Times New Roman" w:cs="Times New Roman"/>
              </w:rPr>
            </w:pPr>
            <w:r w:rsidRPr="00225D49">
              <w:rPr>
                <w:rFonts w:ascii="Times New Roman" w:hAnsi="Times New Roman" w:cs="Times New Roman"/>
              </w:rPr>
              <w:t>Egg (CORT manipulation)</w:t>
            </w:r>
          </w:p>
        </w:tc>
        <w:tc>
          <w:tcPr>
            <w:tcW w:w="3006" w:type="dxa"/>
          </w:tcPr>
          <w:p w14:paraId="1DB590BD" w14:textId="77777777" w:rsidR="00560C95" w:rsidRPr="00225D49" w:rsidRDefault="00560C95" w:rsidP="00F06EA7">
            <w:pPr>
              <w:rPr>
                <w:rFonts w:ascii="Times New Roman" w:hAnsi="Times New Roman" w:cs="Times New Roman"/>
              </w:rPr>
            </w:pPr>
            <w:r w:rsidRPr="00225D49">
              <w:rPr>
                <w:rFonts w:ascii="Times New Roman" w:hAnsi="Times New Roman" w:cs="Times New Roman"/>
              </w:rPr>
              <w:t>20 per treatment combination</w:t>
            </w:r>
          </w:p>
        </w:tc>
      </w:tr>
      <w:tr w:rsidR="00560C95" w:rsidRPr="00225D49" w14:paraId="5F833C7C" w14:textId="77777777" w:rsidTr="00F06EA7">
        <w:tc>
          <w:tcPr>
            <w:tcW w:w="3005" w:type="dxa"/>
          </w:tcPr>
          <w:p w14:paraId="621C92F6" w14:textId="77777777" w:rsidR="00560C95" w:rsidRPr="00225D49" w:rsidRDefault="00560C95" w:rsidP="00F06EA7">
            <w:pPr>
              <w:rPr>
                <w:rFonts w:ascii="Times New Roman" w:hAnsi="Times New Roman" w:cs="Times New Roman"/>
              </w:rPr>
            </w:pPr>
            <w:r w:rsidRPr="00225D49">
              <w:rPr>
                <w:rFonts w:ascii="Times New Roman" w:hAnsi="Times New Roman" w:cs="Times New Roman"/>
              </w:rPr>
              <w:t>Individual</w:t>
            </w:r>
          </w:p>
        </w:tc>
        <w:tc>
          <w:tcPr>
            <w:tcW w:w="3005" w:type="dxa"/>
          </w:tcPr>
          <w:p w14:paraId="7D3EC2A0" w14:textId="77777777" w:rsidR="00560C95" w:rsidRPr="00225D49" w:rsidRDefault="00560C95" w:rsidP="00F06EA7">
            <w:pPr>
              <w:rPr>
                <w:rFonts w:ascii="Times New Roman" w:hAnsi="Times New Roman" w:cs="Times New Roman"/>
              </w:rPr>
            </w:pPr>
            <w:r w:rsidRPr="00225D49">
              <w:rPr>
                <w:rFonts w:ascii="Times New Roman" w:hAnsi="Times New Roman" w:cs="Times New Roman"/>
              </w:rPr>
              <w:t>Incubator (temperature manipulation)</w:t>
            </w:r>
          </w:p>
        </w:tc>
        <w:tc>
          <w:tcPr>
            <w:tcW w:w="3006" w:type="dxa"/>
          </w:tcPr>
          <w:p w14:paraId="6BBD7D77" w14:textId="77777777" w:rsidR="00560C95" w:rsidRPr="00225D49" w:rsidRDefault="00560C95" w:rsidP="00F06EA7">
            <w:pPr>
              <w:rPr>
                <w:rFonts w:ascii="Times New Roman" w:hAnsi="Times New Roman" w:cs="Times New Roman"/>
              </w:rPr>
            </w:pPr>
            <w:r w:rsidRPr="00225D49">
              <w:rPr>
                <w:rFonts w:ascii="Times New Roman" w:hAnsi="Times New Roman" w:cs="Times New Roman"/>
              </w:rPr>
              <w:t>4 incubators (two per temperature treatment)</w:t>
            </w:r>
          </w:p>
        </w:tc>
      </w:tr>
    </w:tbl>
    <w:p w14:paraId="5DDAD745" w14:textId="77777777" w:rsidR="00CD372C" w:rsidRPr="00806605" w:rsidRDefault="000751A7" w:rsidP="00806605">
      <w:pPr>
        <w:pStyle w:val="Heading4"/>
        <w:spacing w:line="276" w:lineRule="auto"/>
        <w:rPr>
          <w:rFonts w:ascii="Times New Roman" w:hAnsi="Times New Roman" w:cs="Times New Roman"/>
          <w:color w:val="000000" w:themeColor="text1"/>
        </w:rPr>
      </w:pPr>
      <w:r w:rsidRPr="00806605">
        <w:rPr>
          <w:rFonts w:ascii="Times New Roman" w:hAnsi="Times New Roman" w:cs="Times New Roman"/>
          <w:color w:val="000000" w:themeColor="text1"/>
        </w:rPr>
        <w:lastRenderedPageBreak/>
        <w:t>Statistical analyses</w:t>
      </w:r>
    </w:p>
    <w:p w14:paraId="2F816AB4" w14:textId="77777777" w:rsidR="00CD372C" w:rsidRPr="00806605" w:rsidRDefault="000751A7" w:rsidP="00806605">
      <w:pPr>
        <w:pStyle w:val="FirstParagraph"/>
        <w:spacing w:line="276" w:lineRule="auto"/>
        <w:rPr>
          <w:rFonts w:cs="Times New Roman"/>
        </w:rPr>
      </w:pPr>
      <w:r w:rsidRPr="00806605">
        <w:rPr>
          <w:rFonts w:cs="Times New Roman"/>
        </w:rPr>
        <w:t>To investigate the effects of prenatal conditions on mitochondrial function and prey detection, we performed the analyses for each brain region/stimulus and each variable separately, running a total of 16 different models. For every model, we first fit a set of preliminary models where we included the hormone (CORT versus Control), temperature (Cold versus Hot), and their interaction. These models also included the sex and age of the lizards at the time where the trials started (for detection latency) or wh</w:t>
      </w:r>
      <w:r w:rsidRPr="00806605">
        <w:rPr>
          <w:rFonts w:cs="Times New Roman"/>
        </w:rPr>
        <w:t>en the lizards were euthanised (for all mitochondrial-related variables). For detection latency, we also included previous experience with the prey (familiar versus unknown), their performance on the motivation test [if they ate the cricket (1), or not (0)], and the interaction between CORT and motivation as fixed effects. We included the interaction between CORT and motivation because CORT can impact appetite (</w:t>
      </w:r>
      <w:hyperlink w:anchor="ref-conde2018stress">
        <w:r w:rsidR="00CD372C" w:rsidRPr="00806605">
          <w:rPr>
            <w:rStyle w:val="Hyperlink"/>
            <w:rFonts w:cs="Times New Roman"/>
          </w:rPr>
          <w:t>Conde-Sieira et al., 2018</w:t>
        </w:r>
      </w:hyperlink>
      <w:r w:rsidRPr="00806605">
        <w:rPr>
          <w:rFonts w:cs="Times New Roman"/>
        </w:rPr>
        <w:t xml:space="preserve">). All models included clutch identity as a random factor to account for clutch effects. Given that </w:t>
      </w:r>
      <w:r w:rsidRPr="00806605">
        <w:rPr>
          <w:rFonts w:cs="Times New Roman"/>
          <w:i/>
          <w:iCs/>
        </w:rPr>
        <w:t>L. delicata</w:t>
      </w:r>
      <w:r w:rsidRPr="00806605">
        <w:rPr>
          <w:rFonts w:cs="Times New Roman"/>
        </w:rPr>
        <w:t xml:space="preserve"> lays one clutch per year (</w:t>
      </w:r>
      <w:hyperlink w:anchor="ref-chapple_biology_2014">
        <w:r w:rsidR="00CD372C" w:rsidRPr="00806605">
          <w:rPr>
            <w:rStyle w:val="Hyperlink"/>
            <w:rFonts w:cs="Times New Roman"/>
          </w:rPr>
          <w:t>Chapple et al., 2014</w:t>
        </w:r>
      </w:hyperlink>
      <w:r w:rsidRPr="00806605">
        <w:rPr>
          <w:rFonts w:cs="Times New Roman"/>
        </w:rPr>
        <w:t>), and that most eggs of a clutch are fertilised by a single male (</w:t>
      </w:r>
      <w:hyperlink w:anchor="ref-kar2024heritability">
        <w:r w:rsidR="00CD372C" w:rsidRPr="00806605">
          <w:rPr>
            <w:rStyle w:val="Hyperlink"/>
            <w:rFonts w:cs="Times New Roman"/>
          </w:rPr>
          <w:t>Kar et al., 2024</w:t>
        </w:r>
      </w:hyperlink>
      <w:r w:rsidRPr="00806605">
        <w:rPr>
          <w:rFonts w:cs="Times New Roman"/>
        </w:rPr>
        <w:t xml:space="preserve">), clutch identity likely controls for parental effects. For models of detection latency we also included a random effect of lizard identity because of our repeated measures design. The structure and results of these models are provided on </w:t>
      </w:r>
      <w:r w:rsidRPr="00806605">
        <w:rPr>
          <w:rFonts w:cs="Times New Roman"/>
          <w:i/>
          <w:iCs/>
        </w:rPr>
        <w:t>Tables S1-S22 in Supplementary Material</w:t>
      </w:r>
      <w:r w:rsidRPr="00806605">
        <w:rPr>
          <w:rFonts w:cs="Times New Roman"/>
        </w:rPr>
        <w:t>. After the preliminary models, we simplified models by excluding some of the factors that were not significant. However, we always included the main interest factors: CORT, temperature and their interaction. Random factors remain th</w:t>
      </w:r>
      <w:r w:rsidRPr="00806605">
        <w:rPr>
          <w:rFonts w:cs="Times New Roman"/>
        </w:rPr>
        <w:t>e same for the final models. All the response variables were mean centered and standardized by dividing by two times the standard deviation (</w:t>
      </w:r>
      <w:hyperlink w:anchor="ref-gelman2008scaling">
        <w:r w:rsidR="00CD372C" w:rsidRPr="00806605">
          <w:rPr>
            <w:rStyle w:val="Hyperlink"/>
            <w:rFonts w:cs="Times New Roman"/>
          </w:rPr>
          <w:t>Gelman, 2008</w:t>
        </w:r>
      </w:hyperlink>
      <w:r w:rsidRPr="00806605">
        <w:rPr>
          <w:rFonts w:cs="Times New Roman"/>
        </w:rPr>
        <w:t>). Before standardization, mitochondrial density, DNA damage, lipid peroxidation, and detection latency were log-transformed.</w:t>
      </w:r>
    </w:p>
    <w:p w14:paraId="12E73FCE" w14:textId="77777777" w:rsidR="00CD372C" w:rsidRPr="00806605" w:rsidRDefault="000751A7"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 xml:space="preserve">All models were fit using using the package </w:t>
      </w:r>
      <w:r w:rsidRPr="00806605">
        <w:rPr>
          <w:rFonts w:ascii="Times New Roman" w:hAnsi="Times New Roman" w:cs="Times New Roman"/>
          <w:i/>
          <w:iCs/>
        </w:rPr>
        <w:t>brm</w:t>
      </w:r>
      <w:r w:rsidRPr="00806605">
        <w:rPr>
          <w:rFonts w:ascii="Times New Roman" w:hAnsi="Times New Roman" w:cs="Times New Roman"/>
        </w:rPr>
        <w:t xml:space="preserve"> in Stan (</w:t>
      </w:r>
      <w:hyperlink w:anchor="ref-stan">
        <w:r w:rsidR="00CD372C" w:rsidRPr="00806605">
          <w:rPr>
            <w:rStyle w:val="Hyperlink"/>
            <w:rFonts w:ascii="Times New Roman" w:hAnsi="Times New Roman" w:cs="Times New Roman"/>
          </w:rPr>
          <w:t>Stan Development Team, 2024</w:t>
        </w:r>
      </w:hyperlink>
      <w:r w:rsidRPr="00806605">
        <w:rPr>
          <w:rFonts w:ascii="Times New Roman" w:hAnsi="Times New Roman" w:cs="Times New Roman"/>
        </w:rPr>
        <w:t>) in R (version 4.4. 0) (</w:t>
      </w:r>
      <w:hyperlink w:anchor="ref-R">
        <w:r w:rsidR="00CD372C" w:rsidRPr="00806605">
          <w:rPr>
            <w:rStyle w:val="Hyperlink"/>
            <w:rFonts w:ascii="Times New Roman" w:hAnsi="Times New Roman" w:cs="Times New Roman"/>
          </w:rPr>
          <w:t>R Core Team, 2021</w:t>
        </w:r>
      </w:hyperlink>
      <w:r w:rsidRPr="00806605">
        <w:rPr>
          <w:rFonts w:ascii="Times New Roman" w:hAnsi="Times New Roman" w:cs="Times New Roman"/>
        </w:rPr>
        <w:t>). We chose a Bayesian framework because it provides more reliable parameter estimates and direct probability statements about effects, and because it allows simultaneous estimation of all Structural Equation Modelling (SEM) paths (see below) with full uncertainty propagation. The error structure was modelled assuming a Gaussian distribution for all variables. We ran four parallel MCMC chains of 8000 iterations for each model, with a warmup period of 2000 iterations. To test for differences between treatmen</w:t>
      </w:r>
      <w:r w:rsidRPr="00806605">
        <w:rPr>
          <w:rFonts w:ascii="Times New Roman" w:hAnsi="Times New Roman" w:cs="Times New Roman"/>
        </w:rPr>
        <w:t>ts, we made contrasts between treatments using the posterior distribution of relevant parameters. Significance was assessed by using the posterior distributions of parameter estimates and contrasts to test whether were they different from zero (</w:t>
      </w:r>
      <w:hyperlink w:anchor="ref-endo2019introduction">
        <w:r w:rsidR="00CD372C" w:rsidRPr="00806605">
          <w:rPr>
            <w:rStyle w:val="Hyperlink"/>
            <w:rFonts w:ascii="Times New Roman" w:hAnsi="Times New Roman" w:cs="Times New Roman"/>
          </w:rPr>
          <w:t>Endo et al., 2019</w:t>
        </w:r>
      </w:hyperlink>
      <w:r w:rsidRPr="00806605">
        <w:rPr>
          <w:rFonts w:ascii="Times New Roman" w:hAnsi="Times New Roman" w:cs="Times New Roman"/>
        </w:rPr>
        <w:t>). We considered an effect statistically significant if pMCMC &lt; 0.05.</w:t>
      </w:r>
    </w:p>
    <w:p w14:paraId="4C876F18" w14:textId="77777777" w:rsidR="00CD372C" w:rsidRPr="00806605" w:rsidRDefault="000751A7"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To further explore the relationships between mitochondrial physiology and detection latency, we used a SEM approach. We fit a multivariate brm in stan (</w:t>
      </w:r>
      <w:hyperlink w:anchor="ref-stan">
        <w:r w:rsidR="00CD372C" w:rsidRPr="00806605">
          <w:rPr>
            <w:rStyle w:val="Hyperlink"/>
            <w:rFonts w:ascii="Times New Roman" w:hAnsi="Times New Roman" w:cs="Times New Roman"/>
          </w:rPr>
          <w:t>Stan Development Team, 2024</w:t>
        </w:r>
      </w:hyperlink>
      <w:r w:rsidRPr="00806605">
        <w:rPr>
          <w:rFonts w:ascii="Times New Roman" w:hAnsi="Times New Roman" w:cs="Times New Roman"/>
        </w:rPr>
        <w:t>) in R (version 4.4.0) (</w:t>
      </w:r>
      <w:hyperlink w:anchor="ref-R">
        <w:r w:rsidR="00CD372C" w:rsidRPr="00806605">
          <w:rPr>
            <w:rStyle w:val="Hyperlink"/>
            <w:rFonts w:ascii="Times New Roman" w:hAnsi="Times New Roman" w:cs="Times New Roman"/>
          </w:rPr>
          <w:t>R Core Team, 2021</w:t>
        </w:r>
      </w:hyperlink>
      <w:r w:rsidRPr="00806605">
        <w:rPr>
          <w:rFonts w:ascii="Times New Roman" w:hAnsi="Times New Roman" w:cs="Times New Roman"/>
        </w:rPr>
        <w:t xml:space="preserve">) for each brain region/stimulus separately. We included in the model all the variables of interest and their interactions structured following a specific set of hypotheses (see </w:t>
      </w:r>
      <w:hyperlink w:anchor="fig-sem_results_OB">
        <w:r w:rsidR="00CD372C" w:rsidRPr="00806605">
          <w:rPr>
            <w:rStyle w:val="Hyperlink"/>
            <w:rFonts w:ascii="Times New Roman" w:hAnsi="Times New Roman" w:cs="Times New Roman"/>
          </w:rPr>
          <w:t>Fig. 5</w:t>
        </w:r>
      </w:hyperlink>
      <w:r w:rsidRPr="00806605">
        <w:rPr>
          <w:rFonts w:ascii="Times New Roman" w:hAnsi="Times New Roman" w:cs="Times New Roman"/>
        </w:rPr>
        <w:t xml:space="preserve"> and </w:t>
      </w:r>
      <w:hyperlink w:anchor="fig-sem_results_OT">
        <w:r w:rsidR="00CD372C" w:rsidRPr="00806605">
          <w:rPr>
            <w:rStyle w:val="Hyperlink"/>
            <w:rFonts w:ascii="Times New Roman" w:hAnsi="Times New Roman" w:cs="Times New Roman"/>
          </w:rPr>
          <w:t>Fig. 6</w:t>
        </w:r>
      </w:hyperlink>
      <w:r w:rsidRPr="00806605">
        <w:rPr>
          <w:rFonts w:ascii="Times New Roman" w:hAnsi="Times New Roman" w:cs="Times New Roman"/>
        </w:rPr>
        <w:t xml:space="preserve">). Because experience with prey did not affect lizards’ behaviour (see </w:t>
      </w:r>
      <w:r w:rsidRPr="00806605">
        <w:rPr>
          <w:rFonts w:ascii="Times New Roman" w:hAnsi="Times New Roman" w:cs="Times New Roman"/>
          <w:i/>
          <w:iCs/>
        </w:rPr>
        <w:t>Tables S21, S22 in Supplementary Material</w:t>
      </w:r>
      <w:r w:rsidRPr="00806605">
        <w:rPr>
          <w:rFonts w:ascii="Times New Roman" w:hAnsi="Times New Roman" w:cs="Times New Roman"/>
        </w:rPr>
        <w:t xml:space="preserve">), and to reduce the </w:t>
      </w:r>
      <w:r w:rsidRPr="00806605">
        <w:rPr>
          <w:rFonts w:ascii="Times New Roman" w:hAnsi="Times New Roman" w:cs="Times New Roman"/>
        </w:rPr>
        <w:lastRenderedPageBreak/>
        <w:t>complexity of the models, we averaged lizards detection latency across both types of prey and excluded lizard identity from the random factors. Clutch identity was included as a random factor for all variables. For our SEM model, the error structure was modelled assuming a Gaussian distribution and we estimated residual correlations among all variables.</w:t>
      </w:r>
    </w:p>
    <w:p w14:paraId="02BDBA79" w14:textId="77777777" w:rsidR="00CD372C" w:rsidRPr="00806605" w:rsidRDefault="000751A7"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We obtained direct, indirect, and total effects from posterior distributions of parameters estimated in the multivariate models. Direct effects represent the posterior estimates of a predictor’s effect on the response variable, while indirect effects were computed as the product of the direct effects along the path (</w:t>
      </w:r>
      <w:hyperlink w:anchor="ref-kline2005principles">
        <w:r w:rsidR="00CD372C" w:rsidRPr="00806605">
          <w:rPr>
            <w:rStyle w:val="Hyperlink"/>
            <w:rFonts w:ascii="Times New Roman" w:hAnsi="Times New Roman" w:cs="Times New Roman"/>
          </w:rPr>
          <w:t>Kline, 2005</w:t>
        </w:r>
      </w:hyperlink>
      <w:r w:rsidRPr="00806605">
        <w:rPr>
          <w:rFonts w:ascii="Times New Roman" w:hAnsi="Times New Roman" w:cs="Times New Roman"/>
        </w:rPr>
        <w:t>). Total effects are the sum of direct and indirect effects.</w:t>
      </w:r>
    </w:p>
    <w:p w14:paraId="43A763C3" w14:textId="77777777" w:rsidR="00CD372C" w:rsidRPr="00806605" w:rsidRDefault="000751A7" w:rsidP="00806605">
      <w:pPr>
        <w:pStyle w:val="Heading2"/>
        <w:spacing w:line="276" w:lineRule="auto"/>
        <w:rPr>
          <w:rFonts w:cs="Times New Roman"/>
        </w:rPr>
      </w:pPr>
      <w:bookmarkStart w:id="31" w:name="results"/>
      <w:bookmarkEnd w:id="24"/>
      <w:bookmarkEnd w:id="30"/>
      <w:r w:rsidRPr="00806605">
        <w:rPr>
          <w:rFonts w:cs="Times New Roman"/>
        </w:rPr>
        <w:t>Results</w:t>
      </w:r>
    </w:p>
    <w:p w14:paraId="07AB0557" w14:textId="77777777" w:rsidR="00CD372C" w:rsidRPr="00806605" w:rsidRDefault="000751A7" w:rsidP="00806605">
      <w:pPr>
        <w:pStyle w:val="FirstParagraph"/>
        <w:spacing w:line="276" w:lineRule="auto"/>
        <w:rPr>
          <w:rFonts w:cs="Times New Roman"/>
        </w:rPr>
      </w:pPr>
      <w:r w:rsidRPr="00806605">
        <w:rPr>
          <w:rFonts w:cs="Times New Roman"/>
        </w:rPr>
        <w:t>Our final sample size for mitochondrial assays was 80 lizards from a total of 50 clutches (n = 20 lizards per treatment). Each lizard was subjected to 4 tests for a total of n = 320 behavioural observations (n = 2 with missing data).</w:t>
      </w:r>
    </w:p>
    <w:p w14:paraId="46F88863" w14:textId="77777777" w:rsidR="00CD372C" w:rsidRPr="00806605" w:rsidRDefault="000751A7" w:rsidP="00806605">
      <w:pPr>
        <w:pStyle w:val="Heading4"/>
        <w:spacing w:line="276" w:lineRule="auto"/>
        <w:rPr>
          <w:rFonts w:ascii="Times New Roman" w:hAnsi="Times New Roman" w:cs="Times New Roman"/>
          <w:color w:val="000000" w:themeColor="text1"/>
        </w:rPr>
      </w:pPr>
      <w:bookmarkStart w:id="32" w:name="X790ba27f49d7d98e1d15a4e8e4ca6aa853e4950"/>
      <w:r w:rsidRPr="00806605">
        <w:rPr>
          <w:rFonts w:ascii="Times New Roman" w:hAnsi="Times New Roman" w:cs="Times New Roman"/>
          <w:color w:val="000000" w:themeColor="text1"/>
        </w:rPr>
        <w:t>Do prenatal CORT and temperature affect mitochondrial function in the brain?</w:t>
      </w:r>
    </w:p>
    <w:p w14:paraId="47951721" w14:textId="77777777" w:rsidR="00CD372C" w:rsidRPr="00806605" w:rsidRDefault="000751A7" w:rsidP="00806605">
      <w:pPr>
        <w:pStyle w:val="FirstParagraph"/>
        <w:spacing w:line="276" w:lineRule="auto"/>
        <w:rPr>
          <w:rFonts w:cs="Times New Roman"/>
        </w:rPr>
      </w:pPr>
      <w:r w:rsidRPr="00806605">
        <w:rPr>
          <w:rFonts w:cs="Times New Roman"/>
        </w:rPr>
        <w:t>Models explained between 37.8 to 50.4 % of the variation in mitochondrial density and metabolic capacity and 39.9 to 59 % for ROS production and oxidative stress (see Table S3).</w:t>
      </w:r>
    </w:p>
    <w:p w14:paraId="3DA52CAC" w14:textId="77777777" w:rsidR="00CD372C" w:rsidRPr="00806605" w:rsidRDefault="000751A7" w:rsidP="00806605">
      <w:pPr>
        <w:pStyle w:val="BodyText"/>
        <w:spacing w:line="276" w:lineRule="auto"/>
        <w:rPr>
          <w:rFonts w:ascii="Times New Roman" w:hAnsi="Times New Roman" w:cs="Times New Roman"/>
        </w:rPr>
      </w:pPr>
      <w:r w:rsidRPr="00806605">
        <w:rPr>
          <w:rFonts w:ascii="Times New Roman" w:hAnsi="Times New Roman" w:cs="Times New Roman"/>
          <w:i/>
          <w:iCs/>
        </w:rPr>
        <w:t>Olfactory bulbs</w:t>
      </w:r>
      <w:r w:rsidRPr="00806605">
        <w:rPr>
          <w:rFonts w:ascii="Times New Roman" w:hAnsi="Times New Roman" w:cs="Times New Roman"/>
        </w:rPr>
        <w:t xml:space="preserve">: DNA damage and lipid peroxidation increased with age (Table S3), but neither prenatal CORT or temperature independently affected any mitochondrial variable analysed (see </w:t>
      </w:r>
      <w:hyperlink w:anchor="fig-results_energy">
        <w:r w:rsidR="00CD372C" w:rsidRPr="00806605">
          <w:rPr>
            <w:rStyle w:val="Hyperlink"/>
            <w:rFonts w:ascii="Times New Roman" w:hAnsi="Times New Roman" w:cs="Times New Roman"/>
          </w:rPr>
          <w:t>Fig. 2</w:t>
        </w:r>
      </w:hyperlink>
      <w:r w:rsidRPr="00806605">
        <w:rPr>
          <w:rFonts w:ascii="Times New Roman" w:hAnsi="Times New Roman" w:cs="Times New Roman"/>
        </w:rPr>
        <w:t xml:space="preserve">, </w:t>
      </w:r>
      <w:hyperlink w:anchor="fig-results_oxidative">
        <w:r w:rsidR="00CD372C" w:rsidRPr="00806605">
          <w:rPr>
            <w:rStyle w:val="Hyperlink"/>
            <w:rFonts w:ascii="Times New Roman" w:hAnsi="Times New Roman" w:cs="Times New Roman"/>
          </w:rPr>
          <w:t>Fig. 3</w:t>
        </w:r>
      </w:hyperlink>
      <w:r w:rsidRPr="00806605">
        <w:rPr>
          <w:rFonts w:ascii="Times New Roman" w:hAnsi="Times New Roman" w:cs="Times New Roman"/>
        </w:rPr>
        <w:t>, and Table S4). Lipid peroxidation, however, varied depending on the prenatal CORT treatment and incubation temperature: although the interaction was weak ([(β</w:t>
      </w:r>
      <w:r w:rsidRPr="00806605">
        <w:rPr>
          <w:rFonts w:ascii="Times New Roman" w:hAnsi="Times New Roman" w:cs="Times New Roman"/>
          <w:vertAlign w:val="subscript"/>
        </w:rPr>
        <w:t>Control-Hot</w:t>
      </w:r>
      <w:r w:rsidRPr="00806605">
        <w:rPr>
          <w:rFonts w:ascii="Times New Roman" w:hAnsi="Times New Roman" w:cs="Times New Roman"/>
        </w:rPr>
        <w:t xml:space="preserve"> - β</w:t>
      </w:r>
      <w:r w:rsidRPr="00806605">
        <w:rPr>
          <w:rFonts w:ascii="Times New Roman" w:hAnsi="Times New Roman" w:cs="Times New Roman"/>
          <w:vertAlign w:val="subscript"/>
        </w:rPr>
        <w:t>CORT-Hot</w:t>
      </w:r>
      <w:r w:rsidRPr="00806605">
        <w:rPr>
          <w:rFonts w:ascii="Times New Roman" w:hAnsi="Times New Roman" w:cs="Times New Roman"/>
        </w:rPr>
        <w:t>) - (β</w:t>
      </w:r>
      <w:r w:rsidRPr="00806605">
        <w:rPr>
          <w:rFonts w:ascii="Times New Roman" w:hAnsi="Times New Roman" w:cs="Times New Roman"/>
          <w:vertAlign w:val="subscript"/>
        </w:rPr>
        <w:t>Control-Cold</w:t>
      </w:r>
      <w:r w:rsidRPr="00806605">
        <w:rPr>
          <w:rFonts w:ascii="Times New Roman" w:hAnsi="Times New Roman" w:cs="Times New Roman"/>
        </w:rPr>
        <w:t xml:space="preserve"> - β</w:t>
      </w:r>
      <w:r w:rsidRPr="00806605">
        <w:rPr>
          <w:rFonts w:ascii="Times New Roman" w:hAnsi="Times New Roman" w:cs="Times New Roman"/>
          <w:vertAlign w:val="subscript"/>
        </w:rPr>
        <w:t>CORT-Cold</w:t>
      </w:r>
      <w:r w:rsidRPr="00806605">
        <w:rPr>
          <w:rFonts w:ascii="Times New Roman" w:hAnsi="Times New Roman" w:cs="Times New Roman"/>
        </w:rPr>
        <w:t>)]: mean = 0.125, pMCMC =0.344), targeted contrasts showed CORT-treated lizards incubated at high temperatures had lower peroxidation than CORT-Cold lizards (β</w:t>
      </w:r>
      <w:r w:rsidRPr="00806605">
        <w:rPr>
          <w:rFonts w:ascii="Times New Roman" w:hAnsi="Times New Roman" w:cs="Times New Roman"/>
          <w:vertAlign w:val="subscript"/>
        </w:rPr>
        <w:t>CORT-Hot</w:t>
      </w:r>
      <w:r w:rsidRPr="00806605">
        <w:rPr>
          <w:rFonts w:ascii="Times New Roman" w:hAnsi="Times New Roman" w:cs="Times New Roman"/>
        </w:rPr>
        <w:t xml:space="preserve"> - β</w:t>
      </w:r>
      <w:r w:rsidRPr="00806605">
        <w:rPr>
          <w:rFonts w:ascii="Times New Roman" w:hAnsi="Times New Roman" w:cs="Times New Roman"/>
          <w:vertAlign w:val="subscript"/>
        </w:rPr>
        <w:t>CORT-Cold</w:t>
      </w:r>
      <w:r w:rsidRPr="00806605">
        <w:rPr>
          <w:rFonts w:ascii="Times New Roman" w:hAnsi="Times New Roman" w:cs="Times New Roman"/>
        </w:rPr>
        <w:t xml:space="preserve">: mean = -0.242, pMCMC &lt; 0.05; see </w:t>
      </w:r>
      <w:hyperlink w:anchor="fig-results_oxidative">
        <w:r w:rsidR="00CD372C" w:rsidRPr="00806605">
          <w:rPr>
            <w:rStyle w:val="Hyperlink"/>
            <w:rFonts w:ascii="Times New Roman" w:hAnsi="Times New Roman" w:cs="Times New Roman"/>
          </w:rPr>
          <w:t>Fig. 3</w:t>
        </w:r>
      </w:hyperlink>
      <w:r w:rsidRPr="00806605">
        <w:rPr>
          <w:rFonts w:ascii="Times New Roman" w:hAnsi="Times New Roman" w:cs="Times New Roman"/>
        </w:rPr>
        <w:t xml:space="preserve"> D).</w:t>
      </w:r>
    </w:p>
    <w:tbl>
      <w:tblPr>
        <w:tblStyle w:val="Table"/>
        <w:tblW w:w="5000" w:type="pct"/>
        <w:tblLayout w:type="fixed"/>
        <w:tblLook w:val="0000" w:firstRow="0" w:lastRow="0" w:firstColumn="0" w:lastColumn="0" w:noHBand="0" w:noVBand="0"/>
      </w:tblPr>
      <w:tblGrid>
        <w:gridCol w:w="9360"/>
      </w:tblGrid>
      <w:tr w:rsidR="00CD372C" w:rsidRPr="00806605" w14:paraId="02B90D90" w14:textId="77777777">
        <w:tc>
          <w:tcPr>
            <w:tcW w:w="7920" w:type="dxa"/>
          </w:tcPr>
          <w:p w14:paraId="04AF9A9B" w14:textId="77777777" w:rsidR="00CD372C" w:rsidRPr="00806605" w:rsidRDefault="000751A7" w:rsidP="00806605">
            <w:pPr>
              <w:pStyle w:val="Compact"/>
              <w:spacing w:line="276" w:lineRule="auto"/>
              <w:jc w:val="center"/>
              <w:rPr>
                <w:rFonts w:ascii="Times New Roman" w:hAnsi="Times New Roman" w:cs="Times New Roman"/>
              </w:rPr>
            </w:pPr>
            <w:bookmarkStart w:id="33" w:name="fig-results_energy"/>
            <w:r w:rsidRPr="00806605">
              <w:rPr>
                <w:rFonts w:ascii="Times New Roman" w:hAnsi="Times New Roman" w:cs="Times New Roman"/>
                <w:noProof/>
              </w:rPr>
              <w:lastRenderedPageBreak/>
              <w:drawing>
                <wp:inline distT="0" distB="0" distL="0" distR="0" wp14:anchorId="25647C3D" wp14:editId="430CD6C7">
                  <wp:extent cx="5943600" cy="7926198"/>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output/figures/text/results_energy.tiff"/>
                          <pic:cNvPicPr>
                            <a:picLocks noChangeAspect="1" noChangeArrowheads="1"/>
                          </pic:cNvPicPr>
                        </pic:nvPicPr>
                        <pic:blipFill>
                          <a:blip r:embed="rId9" cstate="email">
                            <a:extLst>
                              <a:ext uri="{28A0092B-C50C-407E-A947-70E740481C1C}">
                                <a14:useLocalDpi xmlns:a14="http://schemas.microsoft.com/office/drawing/2010/main"/>
                              </a:ext>
                            </a:extLst>
                          </a:blip>
                          <a:stretch>
                            <a:fillRect/>
                          </a:stretch>
                        </pic:blipFill>
                        <pic:spPr bwMode="auto">
                          <a:xfrm>
                            <a:off x="0" y="0"/>
                            <a:ext cx="5943600" cy="7926198"/>
                          </a:xfrm>
                          <a:prstGeom prst="rect">
                            <a:avLst/>
                          </a:prstGeom>
                          <a:noFill/>
                          <a:ln w="9525">
                            <a:noFill/>
                            <a:headEnd/>
                            <a:tailEnd/>
                          </a:ln>
                        </pic:spPr>
                      </pic:pic>
                    </a:graphicData>
                  </a:graphic>
                </wp:inline>
              </w:drawing>
            </w:r>
          </w:p>
          <w:p w14:paraId="5FCAD0CC" w14:textId="77777777" w:rsidR="00CD372C" w:rsidRPr="00806605" w:rsidRDefault="000751A7" w:rsidP="00806605">
            <w:pPr>
              <w:pStyle w:val="ImageCaption"/>
              <w:spacing w:before="200" w:line="276" w:lineRule="auto"/>
              <w:rPr>
                <w:rFonts w:cs="Times New Roman"/>
              </w:rPr>
            </w:pPr>
            <w:r w:rsidRPr="00806605">
              <w:rPr>
                <w:rFonts w:cs="Times New Roman"/>
              </w:rPr>
              <w:lastRenderedPageBreak/>
              <w:t>Fig 2— Estimates of mitochondrial density (A, D) and metabolic capacity (B, E), and metabolic capacity per mitochondrion (C, F) in the olfactory bulbs (A-C) and optic tecta (D-F) of L. delicata as a function of the different prenatal conditions. Coloured areas represent the full posterior distribution (density) for each treatment. Black dots indicate the posterior mean, and the bars represent the SD of the estimates. The y-axis represents the posterior estimates of the variable of interest, and the x-axis r</w:t>
            </w:r>
            <w:r w:rsidRPr="00806605">
              <w:rPr>
                <w:rFonts w:cs="Times New Roman"/>
              </w:rPr>
              <w:t>epresents the different prenatal conditions. Lines with asterisks represent significant differences between groups based on pMCMC values (pMCMC &lt; 0.05), no lines indicate no significant differences. No significant differences were detected in this figure.</w:t>
            </w:r>
          </w:p>
        </w:tc>
        <w:bookmarkEnd w:id="33"/>
      </w:tr>
    </w:tbl>
    <w:p w14:paraId="1049EC90" w14:textId="77777777" w:rsidR="00CD372C" w:rsidRPr="00806605" w:rsidRDefault="000751A7" w:rsidP="00806605">
      <w:pPr>
        <w:pStyle w:val="BodyText"/>
        <w:spacing w:line="276" w:lineRule="auto"/>
        <w:rPr>
          <w:rFonts w:ascii="Times New Roman" w:hAnsi="Times New Roman" w:cs="Times New Roman"/>
        </w:rPr>
      </w:pPr>
      <w:r w:rsidRPr="00806605">
        <w:rPr>
          <w:rFonts w:ascii="Times New Roman" w:hAnsi="Times New Roman" w:cs="Times New Roman"/>
          <w:i/>
          <w:iCs/>
        </w:rPr>
        <w:lastRenderedPageBreak/>
        <w:t>Optic tecta</w:t>
      </w:r>
      <w:r w:rsidRPr="00806605">
        <w:rPr>
          <w:rFonts w:ascii="Times New Roman" w:hAnsi="Times New Roman" w:cs="Times New Roman"/>
        </w:rPr>
        <w:t xml:space="preserve">: Neither prenatal CORT, temperature, or their interaction influenced mitochondrial density, metabolic capacity, or ROS production, and prenatal CORT and temperature did not have independent effects on oxidative damage (see </w:t>
      </w:r>
      <w:hyperlink w:anchor="fig-results_energy">
        <w:r w:rsidR="00CD372C" w:rsidRPr="00806605">
          <w:rPr>
            <w:rStyle w:val="Hyperlink"/>
            <w:rFonts w:ascii="Times New Roman" w:hAnsi="Times New Roman" w:cs="Times New Roman"/>
          </w:rPr>
          <w:t>Fig. 2</w:t>
        </w:r>
      </w:hyperlink>
      <w:r w:rsidRPr="00806605">
        <w:rPr>
          <w:rFonts w:ascii="Times New Roman" w:hAnsi="Times New Roman" w:cs="Times New Roman"/>
        </w:rPr>
        <w:t xml:space="preserve">, </w:t>
      </w:r>
      <w:hyperlink w:anchor="fig-results_oxidative">
        <w:r w:rsidR="00CD372C" w:rsidRPr="00806605">
          <w:rPr>
            <w:rStyle w:val="Hyperlink"/>
            <w:rFonts w:ascii="Times New Roman" w:hAnsi="Times New Roman" w:cs="Times New Roman"/>
          </w:rPr>
          <w:t>Fig. 3</w:t>
        </w:r>
      </w:hyperlink>
      <w:r w:rsidRPr="00806605">
        <w:rPr>
          <w:rFonts w:ascii="Times New Roman" w:hAnsi="Times New Roman" w:cs="Times New Roman"/>
        </w:rPr>
        <w:t>, and Table S4). However, the interaction of CORT and temperature affected DNA damage ([(β</w:t>
      </w:r>
      <w:r w:rsidRPr="00806605">
        <w:rPr>
          <w:rFonts w:ascii="Times New Roman" w:hAnsi="Times New Roman" w:cs="Times New Roman"/>
          <w:vertAlign w:val="subscript"/>
        </w:rPr>
        <w:t>Control-Hot</w:t>
      </w:r>
      <w:r w:rsidRPr="00806605">
        <w:rPr>
          <w:rFonts w:ascii="Times New Roman" w:hAnsi="Times New Roman" w:cs="Times New Roman"/>
        </w:rPr>
        <w:t xml:space="preserve"> - β</w:t>
      </w:r>
      <w:r w:rsidRPr="00806605">
        <w:rPr>
          <w:rFonts w:ascii="Times New Roman" w:hAnsi="Times New Roman" w:cs="Times New Roman"/>
          <w:vertAlign w:val="subscript"/>
        </w:rPr>
        <w:t>CORT-Hot</w:t>
      </w:r>
      <w:r w:rsidRPr="00806605">
        <w:rPr>
          <w:rFonts w:ascii="Times New Roman" w:hAnsi="Times New Roman" w:cs="Times New Roman"/>
        </w:rPr>
        <w:t>) - (β</w:t>
      </w:r>
      <w:r w:rsidRPr="00806605">
        <w:rPr>
          <w:rFonts w:ascii="Times New Roman" w:hAnsi="Times New Roman" w:cs="Times New Roman"/>
          <w:vertAlign w:val="subscript"/>
        </w:rPr>
        <w:t>Control-Cold</w:t>
      </w:r>
      <w:r w:rsidRPr="00806605">
        <w:rPr>
          <w:rFonts w:ascii="Times New Roman" w:hAnsi="Times New Roman" w:cs="Times New Roman"/>
        </w:rPr>
        <w:t xml:space="preserve"> - β</w:t>
      </w:r>
      <w:r w:rsidRPr="00806605">
        <w:rPr>
          <w:rFonts w:ascii="Times New Roman" w:hAnsi="Times New Roman" w:cs="Times New Roman"/>
          <w:vertAlign w:val="subscript"/>
        </w:rPr>
        <w:t>CORT-Cold</w:t>
      </w:r>
      <w:r w:rsidRPr="00806605">
        <w:rPr>
          <w:rFonts w:ascii="Times New Roman" w:hAnsi="Times New Roman" w:cs="Times New Roman"/>
        </w:rPr>
        <w:t>)]: mean = -0.212, pMCMC &lt; 0.05), and lipid peroxidation ([(β</w:t>
      </w:r>
      <w:r w:rsidRPr="00806605">
        <w:rPr>
          <w:rFonts w:ascii="Times New Roman" w:hAnsi="Times New Roman" w:cs="Times New Roman"/>
          <w:vertAlign w:val="subscript"/>
        </w:rPr>
        <w:t>Control-Hot</w:t>
      </w:r>
      <w:r w:rsidRPr="00806605">
        <w:rPr>
          <w:rFonts w:ascii="Times New Roman" w:hAnsi="Times New Roman" w:cs="Times New Roman"/>
        </w:rPr>
        <w:t xml:space="preserve"> - β</w:t>
      </w:r>
      <w:r w:rsidRPr="00806605">
        <w:rPr>
          <w:rFonts w:ascii="Times New Roman" w:hAnsi="Times New Roman" w:cs="Times New Roman"/>
          <w:vertAlign w:val="subscript"/>
        </w:rPr>
        <w:t>CORT-Hot</w:t>
      </w:r>
      <w:r w:rsidRPr="00806605">
        <w:rPr>
          <w:rFonts w:ascii="Times New Roman" w:hAnsi="Times New Roman" w:cs="Times New Roman"/>
        </w:rPr>
        <w:t>) - (β</w:t>
      </w:r>
      <w:r w:rsidRPr="00806605">
        <w:rPr>
          <w:rFonts w:ascii="Times New Roman" w:hAnsi="Times New Roman" w:cs="Times New Roman"/>
          <w:vertAlign w:val="subscript"/>
        </w:rPr>
        <w:t>Control-Cold</w:t>
      </w:r>
      <w:r w:rsidRPr="00806605">
        <w:rPr>
          <w:rFonts w:ascii="Times New Roman" w:hAnsi="Times New Roman" w:cs="Times New Roman"/>
        </w:rPr>
        <w:t xml:space="preserve"> - β</w:t>
      </w:r>
      <w:r w:rsidRPr="00806605">
        <w:rPr>
          <w:rFonts w:ascii="Times New Roman" w:hAnsi="Times New Roman" w:cs="Times New Roman"/>
          <w:vertAlign w:val="subscript"/>
        </w:rPr>
        <w:t>CORT-Cold</w:t>
      </w:r>
      <w:r w:rsidRPr="00806605">
        <w:rPr>
          <w:rFonts w:ascii="Times New Roman" w:hAnsi="Times New Roman" w:cs="Times New Roman"/>
        </w:rPr>
        <w:t>)]: mean = 0.217, pMCMC &lt; 0.05). While CORT elevations had no effect on hot-incubated lizards (β</w:t>
      </w:r>
      <w:r w:rsidRPr="00806605">
        <w:rPr>
          <w:rFonts w:ascii="Times New Roman" w:hAnsi="Times New Roman" w:cs="Times New Roman"/>
          <w:vertAlign w:val="subscript"/>
        </w:rPr>
        <w:t>Control-Hot</w:t>
      </w:r>
      <w:r w:rsidRPr="00806605">
        <w:rPr>
          <w:rFonts w:ascii="Times New Roman" w:hAnsi="Times New Roman" w:cs="Times New Roman"/>
        </w:rPr>
        <w:t xml:space="preserve"> - β</w:t>
      </w:r>
      <w:r w:rsidRPr="00806605">
        <w:rPr>
          <w:rFonts w:ascii="Times New Roman" w:hAnsi="Times New Roman" w:cs="Times New Roman"/>
          <w:vertAlign w:val="subscript"/>
        </w:rPr>
        <w:t>CORT-Hot</w:t>
      </w:r>
      <w:r w:rsidRPr="00806605">
        <w:rPr>
          <w:rFonts w:ascii="Times New Roman" w:hAnsi="Times New Roman" w:cs="Times New Roman"/>
        </w:rPr>
        <w:t>: mean = 0.026, pMCMC =0.614), it decreased DNA damage in cold-incubated animals (β</w:t>
      </w:r>
      <w:r w:rsidRPr="00806605">
        <w:rPr>
          <w:rFonts w:ascii="Times New Roman" w:hAnsi="Times New Roman" w:cs="Times New Roman"/>
          <w:vertAlign w:val="subscript"/>
        </w:rPr>
        <w:t>Control-Cold</w:t>
      </w:r>
      <w:r w:rsidRPr="00806605">
        <w:rPr>
          <w:rFonts w:ascii="Times New Roman" w:hAnsi="Times New Roman" w:cs="Times New Roman"/>
        </w:rPr>
        <w:t xml:space="preserve"> - β</w:t>
      </w:r>
      <w:r w:rsidRPr="00806605">
        <w:rPr>
          <w:rFonts w:ascii="Times New Roman" w:hAnsi="Times New Roman" w:cs="Times New Roman"/>
          <w:vertAlign w:val="subscript"/>
        </w:rPr>
        <w:t>CORT-Cold</w:t>
      </w:r>
      <w:r w:rsidRPr="00806605">
        <w:rPr>
          <w:rFonts w:ascii="Times New Roman" w:hAnsi="Times New Roman" w:cs="Times New Roman"/>
        </w:rPr>
        <w:t>: mean = 0.238, pMCMC &lt; 0.</w:t>
      </w:r>
      <w:r w:rsidRPr="00806605">
        <w:rPr>
          <w:rFonts w:ascii="Times New Roman" w:hAnsi="Times New Roman" w:cs="Times New Roman"/>
        </w:rPr>
        <w:t xml:space="preserve">05) (see </w:t>
      </w:r>
      <w:hyperlink w:anchor="fig-results_oxidative">
        <w:r w:rsidR="00CD372C" w:rsidRPr="00806605">
          <w:rPr>
            <w:rStyle w:val="Hyperlink"/>
            <w:rFonts w:ascii="Times New Roman" w:hAnsi="Times New Roman" w:cs="Times New Roman"/>
          </w:rPr>
          <w:t>Fig. 3</w:t>
        </w:r>
      </w:hyperlink>
      <w:r w:rsidRPr="00806605">
        <w:rPr>
          <w:rFonts w:ascii="Times New Roman" w:hAnsi="Times New Roman" w:cs="Times New Roman"/>
        </w:rPr>
        <w:t xml:space="preserve"> C, E). The effects of CORT on lipid proxidation depended on incubation temperature: CORT tended to reduce lipid peroxidation in hot-incubated lizards (β</w:t>
      </w:r>
      <w:r w:rsidRPr="00806605">
        <w:rPr>
          <w:rFonts w:ascii="Times New Roman" w:hAnsi="Times New Roman" w:cs="Times New Roman"/>
          <w:vertAlign w:val="subscript"/>
        </w:rPr>
        <w:t>Control-Hot</w:t>
      </w:r>
      <w:r w:rsidRPr="00806605">
        <w:rPr>
          <w:rFonts w:ascii="Times New Roman" w:hAnsi="Times New Roman" w:cs="Times New Roman"/>
        </w:rPr>
        <w:t xml:space="preserve"> - β</w:t>
      </w:r>
      <w:r w:rsidRPr="00806605">
        <w:rPr>
          <w:rFonts w:ascii="Times New Roman" w:hAnsi="Times New Roman" w:cs="Times New Roman"/>
          <w:vertAlign w:val="subscript"/>
        </w:rPr>
        <w:t>CORT-Hot</w:t>
      </w:r>
      <w:r w:rsidRPr="00806605">
        <w:rPr>
          <w:rFonts w:ascii="Times New Roman" w:hAnsi="Times New Roman" w:cs="Times New Roman"/>
        </w:rPr>
        <w:t>: mean = 0.102, pMCMC =0.188) but increase in it at low incubation temperatures (β</w:t>
      </w:r>
      <w:r w:rsidRPr="00806605">
        <w:rPr>
          <w:rFonts w:ascii="Times New Roman" w:hAnsi="Times New Roman" w:cs="Times New Roman"/>
          <w:vertAlign w:val="subscript"/>
        </w:rPr>
        <w:t>Control-Cold</w:t>
      </w:r>
      <w:r w:rsidRPr="00806605">
        <w:rPr>
          <w:rFonts w:ascii="Times New Roman" w:hAnsi="Times New Roman" w:cs="Times New Roman"/>
        </w:rPr>
        <w:t xml:space="preserve"> - β</w:t>
      </w:r>
      <w:r w:rsidRPr="00806605">
        <w:rPr>
          <w:rFonts w:ascii="Times New Roman" w:hAnsi="Times New Roman" w:cs="Times New Roman"/>
          <w:vertAlign w:val="subscript"/>
        </w:rPr>
        <w:t>CORT-Cold</w:t>
      </w:r>
      <w:r w:rsidRPr="00806605">
        <w:rPr>
          <w:rFonts w:ascii="Times New Roman" w:hAnsi="Times New Roman" w:cs="Times New Roman"/>
        </w:rPr>
        <w:t>: mean = -0.115, pMCMC =0.121), although these patterns were not statistically supported. However, CORT-Hot lizards had lower lipid peroxidation values than CORT-Cold lizards (β</w:t>
      </w:r>
      <w:r w:rsidRPr="00806605">
        <w:rPr>
          <w:rFonts w:ascii="Times New Roman" w:hAnsi="Times New Roman" w:cs="Times New Roman"/>
          <w:vertAlign w:val="subscript"/>
        </w:rPr>
        <w:t>CORT-Hot</w:t>
      </w:r>
      <w:r w:rsidRPr="00806605">
        <w:rPr>
          <w:rFonts w:ascii="Times New Roman" w:hAnsi="Times New Roman" w:cs="Times New Roman"/>
        </w:rPr>
        <w:t xml:space="preserve"> - β</w:t>
      </w:r>
      <w:r w:rsidRPr="00806605">
        <w:rPr>
          <w:rFonts w:ascii="Times New Roman" w:hAnsi="Times New Roman" w:cs="Times New Roman"/>
          <w:vertAlign w:val="subscript"/>
        </w:rPr>
        <w:t>CORT-Cold</w:t>
      </w:r>
      <w:r w:rsidRPr="00806605">
        <w:rPr>
          <w:rFonts w:ascii="Times New Roman" w:hAnsi="Times New Roman" w:cs="Times New Roman"/>
        </w:rPr>
        <w:t xml:space="preserve">: mean = -0.193, pMCMC &lt; 0.05; see </w:t>
      </w:r>
      <w:hyperlink w:anchor="fig-results_oxidative">
        <w:r w:rsidR="00CD372C" w:rsidRPr="00806605">
          <w:rPr>
            <w:rStyle w:val="Hyperlink"/>
            <w:rFonts w:ascii="Times New Roman" w:hAnsi="Times New Roman" w:cs="Times New Roman"/>
          </w:rPr>
          <w:t>Fig. 3</w:t>
        </w:r>
      </w:hyperlink>
      <w:r w:rsidRPr="00806605">
        <w:rPr>
          <w:rFonts w:ascii="Times New Roman" w:hAnsi="Times New Roman" w:cs="Times New Roman"/>
        </w:rPr>
        <w:t xml:space="preserve"> C). In addition, we found that females had higher DNA damage levels than males, and lipid peroxidation increased with age (see Table S6).</w:t>
      </w:r>
    </w:p>
    <w:tbl>
      <w:tblPr>
        <w:tblStyle w:val="Table"/>
        <w:tblW w:w="5000" w:type="pct"/>
        <w:tblLayout w:type="fixed"/>
        <w:tblLook w:val="0000" w:firstRow="0" w:lastRow="0" w:firstColumn="0" w:lastColumn="0" w:noHBand="0" w:noVBand="0"/>
      </w:tblPr>
      <w:tblGrid>
        <w:gridCol w:w="9360"/>
      </w:tblGrid>
      <w:tr w:rsidR="00CD372C" w:rsidRPr="00806605" w14:paraId="1FB0F119" w14:textId="77777777">
        <w:tc>
          <w:tcPr>
            <w:tcW w:w="7920" w:type="dxa"/>
          </w:tcPr>
          <w:p w14:paraId="7F04F9F9" w14:textId="77777777" w:rsidR="00CD372C" w:rsidRPr="00806605" w:rsidRDefault="000751A7" w:rsidP="00806605">
            <w:pPr>
              <w:pStyle w:val="Compact"/>
              <w:spacing w:line="276" w:lineRule="auto"/>
              <w:jc w:val="center"/>
              <w:rPr>
                <w:rFonts w:ascii="Times New Roman" w:hAnsi="Times New Roman" w:cs="Times New Roman"/>
              </w:rPr>
            </w:pPr>
            <w:bookmarkStart w:id="34" w:name="fig-results_oxidative"/>
            <w:r w:rsidRPr="00806605">
              <w:rPr>
                <w:rFonts w:ascii="Times New Roman" w:hAnsi="Times New Roman" w:cs="Times New Roman"/>
                <w:noProof/>
              </w:rPr>
              <w:lastRenderedPageBreak/>
              <w:drawing>
                <wp:inline distT="0" distB="0" distL="0" distR="0" wp14:anchorId="4415C059" wp14:editId="27CEC94A">
                  <wp:extent cx="5943600" cy="59436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output/figures/text/results_oxidative.tiff"/>
                          <pic:cNvPicPr>
                            <a:picLocks noChangeAspect="1" noChangeArrowheads="1"/>
                          </pic:cNvPicPr>
                        </pic:nvPicPr>
                        <pic:blipFill>
                          <a:blip r:embed="rId10" cstate="email">
                            <a:extLst>
                              <a:ext uri="{28A0092B-C50C-407E-A947-70E740481C1C}">
                                <a14:useLocalDpi xmlns:a14="http://schemas.microsoft.com/office/drawing/2010/main"/>
                              </a:ext>
                            </a:extLst>
                          </a:blip>
                          <a:stretch>
                            <a:fillRect/>
                          </a:stretch>
                        </pic:blipFill>
                        <pic:spPr bwMode="auto">
                          <a:xfrm>
                            <a:off x="0" y="0"/>
                            <a:ext cx="5943600" cy="5943600"/>
                          </a:xfrm>
                          <a:prstGeom prst="rect">
                            <a:avLst/>
                          </a:prstGeom>
                          <a:noFill/>
                          <a:ln w="9525">
                            <a:noFill/>
                            <a:headEnd/>
                            <a:tailEnd/>
                          </a:ln>
                        </pic:spPr>
                      </pic:pic>
                    </a:graphicData>
                  </a:graphic>
                </wp:inline>
              </w:drawing>
            </w:r>
          </w:p>
          <w:p w14:paraId="7CF6B5FF" w14:textId="77777777" w:rsidR="00CD372C" w:rsidRPr="00806605" w:rsidRDefault="000751A7" w:rsidP="00806605">
            <w:pPr>
              <w:pStyle w:val="ImageCaption"/>
              <w:spacing w:before="200" w:line="276" w:lineRule="auto"/>
              <w:rPr>
                <w:rFonts w:cs="Times New Roman"/>
              </w:rPr>
            </w:pPr>
            <w:r w:rsidRPr="00806605">
              <w:rPr>
                <w:rFonts w:cs="Times New Roman"/>
              </w:rPr>
              <w:t>Fig 3— Estimates of ROS (A, E), ROS per mitochondrion (B, F), DNA damage (C, G), and lipid peroxidation (D, H) in the olfactory bulbs (A-D) and optic tecta (E-H) of L. delicata hatchlings as a function of the different prenatal conditions. Coloured areas represent the full posterior distribution (density) for each treatment. Black dots indicate the posterior mean, and the bars represent the SD of the estimates. The y-axis represents the posterior estimates of the variable of interest, and the x-axis represe</w:t>
            </w:r>
            <w:r w:rsidRPr="00806605">
              <w:rPr>
                <w:rFonts w:cs="Times New Roman"/>
              </w:rPr>
              <w:t>nts the different prenatal conditions. Lines with asterisks represent significant differences between groups based on pMCMC values (pMCMC &lt; 0.05), no lines indicate no significant differences.</w:t>
            </w:r>
          </w:p>
        </w:tc>
        <w:bookmarkEnd w:id="34"/>
      </w:tr>
    </w:tbl>
    <w:p w14:paraId="621E107D" w14:textId="77777777" w:rsidR="00CD372C" w:rsidRPr="00806605" w:rsidRDefault="000751A7" w:rsidP="00806605">
      <w:pPr>
        <w:pStyle w:val="Heading4"/>
        <w:spacing w:line="276" w:lineRule="auto"/>
        <w:rPr>
          <w:rFonts w:ascii="Times New Roman" w:hAnsi="Times New Roman" w:cs="Times New Roman"/>
          <w:color w:val="000000" w:themeColor="text1"/>
        </w:rPr>
      </w:pPr>
      <w:bookmarkStart w:id="35" w:name="X40ea9bc95f14a185467ef787ddab9d5b3a68ce8"/>
      <w:bookmarkEnd w:id="32"/>
      <w:r w:rsidRPr="00806605">
        <w:rPr>
          <w:rFonts w:ascii="Times New Roman" w:hAnsi="Times New Roman" w:cs="Times New Roman"/>
          <w:color w:val="000000" w:themeColor="text1"/>
        </w:rPr>
        <w:lastRenderedPageBreak/>
        <w:t>Do prenatal CORT and incubation temperature affect prey detection?</w:t>
      </w:r>
    </w:p>
    <w:p w14:paraId="366B8565" w14:textId="77777777" w:rsidR="00CD372C" w:rsidRPr="00806605" w:rsidRDefault="000751A7" w:rsidP="00806605">
      <w:pPr>
        <w:pStyle w:val="FirstParagraph"/>
        <w:spacing w:line="276" w:lineRule="auto"/>
        <w:rPr>
          <w:rFonts w:cs="Times New Roman"/>
        </w:rPr>
      </w:pPr>
      <w:r w:rsidRPr="00806605">
        <w:rPr>
          <w:rFonts w:cs="Times New Roman"/>
        </w:rPr>
        <w:t>Models explained between 26 to 29.3 % of the variation in prey detection (see Table S3).</w:t>
      </w:r>
    </w:p>
    <w:p w14:paraId="55E94271" w14:textId="77777777" w:rsidR="00CD372C" w:rsidRPr="00806605" w:rsidRDefault="000751A7" w:rsidP="00806605">
      <w:pPr>
        <w:pStyle w:val="BodyText"/>
        <w:spacing w:line="276" w:lineRule="auto"/>
        <w:rPr>
          <w:rFonts w:ascii="Times New Roman" w:hAnsi="Times New Roman" w:cs="Times New Roman"/>
        </w:rPr>
      </w:pPr>
      <w:r w:rsidRPr="00806605">
        <w:rPr>
          <w:rFonts w:ascii="Times New Roman" w:hAnsi="Times New Roman" w:cs="Times New Roman"/>
          <w:i/>
          <w:iCs/>
        </w:rPr>
        <w:t>Chemical stimulus</w:t>
      </w:r>
      <w:r w:rsidRPr="00806605">
        <w:rPr>
          <w:rFonts w:ascii="Times New Roman" w:hAnsi="Times New Roman" w:cs="Times New Roman"/>
        </w:rPr>
        <w:t>: Lizards detected chemical stimulus faster when exposed to prenatal CORT (β</w:t>
      </w:r>
      <w:r w:rsidRPr="00806605">
        <w:rPr>
          <w:rFonts w:ascii="Times New Roman" w:hAnsi="Times New Roman" w:cs="Times New Roman"/>
          <w:vertAlign w:val="subscript"/>
        </w:rPr>
        <w:t>Control</w:t>
      </w:r>
      <w:r w:rsidRPr="00806605">
        <w:rPr>
          <w:rFonts w:ascii="Times New Roman" w:hAnsi="Times New Roman" w:cs="Times New Roman"/>
        </w:rPr>
        <w:t xml:space="preserve"> - β</w:t>
      </w:r>
      <w:r w:rsidRPr="00806605">
        <w:rPr>
          <w:rFonts w:ascii="Times New Roman" w:hAnsi="Times New Roman" w:cs="Times New Roman"/>
          <w:vertAlign w:val="subscript"/>
        </w:rPr>
        <w:t>CORT</w:t>
      </w:r>
      <w:r w:rsidRPr="00806605">
        <w:rPr>
          <w:rFonts w:ascii="Times New Roman" w:hAnsi="Times New Roman" w:cs="Times New Roman"/>
        </w:rPr>
        <w:t>: mean = 0.237, pMCMC &lt; 0.05), but there was no effect of temperature or the interaction between CORT and temperature (</w:t>
      </w:r>
      <w:hyperlink w:anchor="fig-results_behaviour">
        <w:r w:rsidR="00CD372C" w:rsidRPr="00806605">
          <w:rPr>
            <w:rStyle w:val="Hyperlink"/>
            <w:rFonts w:ascii="Times New Roman" w:hAnsi="Times New Roman" w:cs="Times New Roman"/>
          </w:rPr>
          <w:t>Fig. 4</w:t>
        </w:r>
      </w:hyperlink>
      <w:r w:rsidRPr="00806605">
        <w:rPr>
          <w:rFonts w:ascii="Times New Roman" w:hAnsi="Times New Roman" w:cs="Times New Roman"/>
        </w:rPr>
        <w:t xml:space="preserve"> A and Table S5).</w:t>
      </w:r>
    </w:p>
    <w:tbl>
      <w:tblPr>
        <w:tblStyle w:val="Table"/>
        <w:tblW w:w="5000" w:type="pct"/>
        <w:tblLayout w:type="fixed"/>
        <w:tblLook w:val="0000" w:firstRow="0" w:lastRow="0" w:firstColumn="0" w:lastColumn="0" w:noHBand="0" w:noVBand="0"/>
      </w:tblPr>
      <w:tblGrid>
        <w:gridCol w:w="9360"/>
      </w:tblGrid>
      <w:tr w:rsidR="00CD372C" w:rsidRPr="00806605" w14:paraId="2747A153" w14:textId="77777777">
        <w:tc>
          <w:tcPr>
            <w:tcW w:w="7920" w:type="dxa"/>
          </w:tcPr>
          <w:p w14:paraId="70A6BF37" w14:textId="77777777" w:rsidR="00CD372C" w:rsidRPr="00806605" w:rsidRDefault="000751A7" w:rsidP="00806605">
            <w:pPr>
              <w:pStyle w:val="Compact"/>
              <w:spacing w:line="276" w:lineRule="auto"/>
              <w:jc w:val="center"/>
              <w:rPr>
                <w:rFonts w:ascii="Times New Roman" w:hAnsi="Times New Roman" w:cs="Times New Roman"/>
              </w:rPr>
            </w:pPr>
            <w:bookmarkStart w:id="36" w:name="fig-results_behaviour"/>
            <w:r w:rsidRPr="00806605">
              <w:rPr>
                <w:rFonts w:ascii="Times New Roman" w:hAnsi="Times New Roman" w:cs="Times New Roman"/>
                <w:noProof/>
              </w:rPr>
              <w:drawing>
                <wp:inline distT="0" distB="0" distL="0" distR="0" wp14:anchorId="17C1B9BB" wp14:editId="1C955446">
                  <wp:extent cx="5943600" cy="19808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output/figures/text/results_behaviour.tiff"/>
                          <pic:cNvPicPr>
                            <a:picLocks noChangeAspect="1" noChangeArrowheads="1"/>
                          </pic:cNvPicPr>
                        </pic:nvPicPr>
                        <pic:blipFill>
                          <a:blip r:embed="rId11" cstate="email">
                            <a:extLst>
                              <a:ext uri="{28A0092B-C50C-407E-A947-70E740481C1C}">
                                <a14:useLocalDpi xmlns:a14="http://schemas.microsoft.com/office/drawing/2010/main"/>
                              </a:ext>
                            </a:extLst>
                          </a:blip>
                          <a:stretch>
                            <a:fillRect/>
                          </a:stretch>
                        </pic:blipFill>
                        <pic:spPr bwMode="auto">
                          <a:xfrm>
                            <a:off x="0" y="0"/>
                            <a:ext cx="5943600" cy="1980800"/>
                          </a:xfrm>
                          <a:prstGeom prst="rect">
                            <a:avLst/>
                          </a:prstGeom>
                          <a:noFill/>
                          <a:ln w="9525">
                            <a:noFill/>
                            <a:headEnd/>
                            <a:tailEnd/>
                          </a:ln>
                        </pic:spPr>
                      </pic:pic>
                    </a:graphicData>
                  </a:graphic>
                </wp:inline>
              </w:drawing>
            </w:r>
          </w:p>
          <w:p w14:paraId="48029CD6" w14:textId="77777777" w:rsidR="00CD372C" w:rsidRPr="00806605" w:rsidRDefault="000751A7" w:rsidP="00806605">
            <w:pPr>
              <w:pStyle w:val="ImageCaption"/>
              <w:spacing w:before="200" w:line="276" w:lineRule="auto"/>
              <w:rPr>
                <w:rFonts w:cs="Times New Roman"/>
              </w:rPr>
            </w:pPr>
            <w:r w:rsidRPr="00806605">
              <w:rPr>
                <w:rFonts w:cs="Times New Roman"/>
              </w:rPr>
              <w:t>Fig 4— Estimates of detection latency of chemical (A) and visual (B) stimulus by L. delicata hatchlings as a function of the different prenatal conditions. Coloured areas represent the full posterior distribution (density) for each treatment.Black dots indicate the posterior mean, and the bars represent the SD of the estimates. The y-axis represents the posterior estimates of the variable of interest, and the x-axis represents the different prenatal conditions. Lines with asterisks represent significant dif</w:t>
            </w:r>
            <w:r w:rsidRPr="00806605">
              <w:rPr>
                <w:rFonts w:cs="Times New Roman"/>
              </w:rPr>
              <w:t>ferences between groups based on pMCMC values (pMCMC &lt; 0.05), no lines indicate no significant differences.</w:t>
            </w:r>
          </w:p>
        </w:tc>
        <w:bookmarkEnd w:id="36"/>
      </w:tr>
    </w:tbl>
    <w:p w14:paraId="0204AFFE" w14:textId="77777777" w:rsidR="00CD372C" w:rsidRPr="00806605" w:rsidRDefault="000751A7" w:rsidP="00806605">
      <w:pPr>
        <w:pStyle w:val="BodyText"/>
        <w:spacing w:line="276" w:lineRule="auto"/>
        <w:rPr>
          <w:rFonts w:ascii="Times New Roman" w:hAnsi="Times New Roman" w:cs="Times New Roman"/>
        </w:rPr>
      </w:pPr>
      <w:r w:rsidRPr="00806605">
        <w:rPr>
          <w:rFonts w:ascii="Times New Roman" w:hAnsi="Times New Roman" w:cs="Times New Roman"/>
          <w:i/>
          <w:iCs/>
        </w:rPr>
        <w:t>Visual stimulus</w:t>
      </w:r>
      <w:r w:rsidRPr="00806605">
        <w:rPr>
          <w:rFonts w:ascii="Times New Roman" w:hAnsi="Times New Roman" w:cs="Times New Roman"/>
        </w:rPr>
        <w:t>: There were no significant effects of CORT, temperature, or their interaction on the detection latency of visual stimuli (</w:t>
      </w:r>
      <w:hyperlink w:anchor="fig-results_behaviour">
        <w:r w:rsidR="00CD372C" w:rsidRPr="00806605">
          <w:rPr>
            <w:rStyle w:val="Hyperlink"/>
            <w:rFonts w:ascii="Times New Roman" w:hAnsi="Times New Roman" w:cs="Times New Roman"/>
          </w:rPr>
          <w:t>Fig. 4</w:t>
        </w:r>
      </w:hyperlink>
      <w:r w:rsidRPr="00806605">
        <w:rPr>
          <w:rFonts w:ascii="Times New Roman" w:hAnsi="Times New Roman" w:cs="Times New Roman"/>
        </w:rPr>
        <w:t xml:space="preserve"> B and Table S4).</w:t>
      </w:r>
    </w:p>
    <w:p w14:paraId="08E057A7" w14:textId="77777777" w:rsidR="00CD372C" w:rsidRPr="00806605" w:rsidRDefault="000751A7" w:rsidP="00806605">
      <w:pPr>
        <w:pStyle w:val="Heading4"/>
        <w:spacing w:line="276" w:lineRule="auto"/>
        <w:rPr>
          <w:rFonts w:ascii="Times New Roman" w:hAnsi="Times New Roman" w:cs="Times New Roman"/>
          <w:color w:val="000000" w:themeColor="text1"/>
        </w:rPr>
      </w:pPr>
      <w:bookmarkStart w:id="37" w:name="X3f22fad91f0f96ad34dedcf1383f42ee1250f76"/>
      <w:bookmarkEnd w:id="35"/>
      <w:r w:rsidRPr="00806605">
        <w:rPr>
          <w:rFonts w:ascii="Times New Roman" w:hAnsi="Times New Roman" w:cs="Times New Roman"/>
          <w:color w:val="000000" w:themeColor="text1"/>
        </w:rPr>
        <w:t>Does mitochondrial function compromise prey detection?</w:t>
      </w:r>
    </w:p>
    <w:p w14:paraId="218F53E0" w14:textId="77777777" w:rsidR="00CD372C" w:rsidRPr="00806605" w:rsidRDefault="000751A7" w:rsidP="00806605">
      <w:pPr>
        <w:pStyle w:val="FirstParagraph"/>
        <w:spacing w:line="276" w:lineRule="auto"/>
        <w:rPr>
          <w:rFonts w:cs="Times New Roman"/>
        </w:rPr>
      </w:pPr>
      <w:r w:rsidRPr="00806605">
        <w:rPr>
          <w:rFonts w:cs="Times New Roman"/>
          <w:i/>
          <w:iCs/>
        </w:rPr>
        <w:t>Chemical stimulus (Olfactory bulbs)</w:t>
      </w:r>
      <w:r w:rsidRPr="00806605">
        <w:rPr>
          <w:rFonts w:cs="Times New Roman"/>
        </w:rPr>
        <w:t xml:space="preserve">: We found a positive effect of mitochondrial density on ROS production (mean β~Mit density~ </w:t>
      </w:r>
      <w:r w:rsidRPr="00806605">
        <w:rPr>
          <w:rFonts w:cs="Times New Roman"/>
          <w:vertAlign w:val="subscript"/>
        </w:rPr>
        <w:t>-</w:t>
      </w:r>
      <w:r w:rsidRPr="00806605">
        <w:rPr>
          <w:rFonts w:cs="Times New Roman"/>
        </w:rPr>
        <w:t xml:space="preserve"> </w:t>
      </w:r>
      <w:r w:rsidRPr="00806605">
        <w:rPr>
          <w:rFonts w:cs="Times New Roman"/>
          <w:vertAlign w:val="subscript"/>
        </w:rPr>
        <w:t>ROS</w:t>
      </w:r>
      <w:r w:rsidRPr="00806605">
        <w:rPr>
          <w:rFonts w:cs="Times New Roman"/>
        </w:rPr>
        <w:t xml:space="preserve"> = 0.864, pMCMC =0.080). However, there were no significant relationships between other mitochondrial variables or between mitochondrial function and prey detection (see </w:t>
      </w:r>
      <w:hyperlink w:anchor="fig-sem_results_OB">
        <w:r w:rsidR="00CD372C" w:rsidRPr="00806605">
          <w:rPr>
            <w:rStyle w:val="Hyperlink"/>
            <w:rFonts w:cs="Times New Roman"/>
          </w:rPr>
          <w:t>Fig. 5</w:t>
        </w:r>
      </w:hyperlink>
      <w:r w:rsidRPr="00806605">
        <w:rPr>
          <w:rFonts w:cs="Times New Roman"/>
        </w:rPr>
        <w:t xml:space="preserve"> and Table S7).</w:t>
      </w:r>
    </w:p>
    <w:tbl>
      <w:tblPr>
        <w:tblStyle w:val="Table"/>
        <w:tblW w:w="5000" w:type="pct"/>
        <w:tblLayout w:type="fixed"/>
        <w:tblLook w:val="0000" w:firstRow="0" w:lastRow="0" w:firstColumn="0" w:lastColumn="0" w:noHBand="0" w:noVBand="0"/>
      </w:tblPr>
      <w:tblGrid>
        <w:gridCol w:w="9360"/>
      </w:tblGrid>
      <w:tr w:rsidR="00CD372C" w:rsidRPr="00806605" w14:paraId="5A95050E" w14:textId="77777777">
        <w:tc>
          <w:tcPr>
            <w:tcW w:w="7920" w:type="dxa"/>
          </w:tcPr>
          <w:p w14:paraId="1291774F" w14:textId="77777777" w:rsidR="00CD372C" w:rsidRPr="00806605" w:rsidRDefault="000751A7" w:rsidP="00806605">
            <w:pPr>
              <w:pStyle w:val="Compact"/>
              <w:spacing w:line="276" w:lineRule="auto"/>
              <w:jc w:val="center"/>
              <w:rPr>
                <w:rFonts w:ascii="Times New Roman" w:hAnsi="Times New Roman" w:cs="Times New Roman"/>
              </w:rPr>
            </w:pPr>
            <w:bookmarkStart w:id="38" w:name="fig-sem_results_OB"/>
            <w:r w:rsidRPr="00806605">
              <w:rPr>
                <w:rFonts w:ascii="Times New Roman" w:hAnsi="Times New Roman" w:cs="Times New Roman"/>
                <w:noProof/>
              </w:rPr>
              <w:lastRenderedPageBreak/>
              <w:drawing>
                <wp:inline distT="0" distB="0" distL="0" distR="0" wp14:anchorId="3BAA9A2D" wp14:editId="6367B4F0">
                  <wp:extent cx="5943600" cy="21222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output/figures/text/SEM_OB.tiff"/>
                          <pic:cNvPicPr>
                            <a:picLocks noChangeAspect="1" noChangeArrowheads="1"/>
                          </pic:cNvPicPr>
                        </pic:nvPicPr>
                        <pic:blipFill>
                          <a:blip r:embed="rId12" cstate="email">
                            <a:extLst>
                              <a:ext uri="{28A0092B-C50C-407E-A947-70E740481C1C}">
                                <a14:useLocalDpi xmlns:a14="http://schemas.microsoft.com/office/drawing/2010/main"/>
                              </a:ext>
                            </a:extLst>
                          </a:blip>
                          <a:stretch>
                            <a:fillRect/>
                          </a:stretch>
                        </pic:blipFill>
                        <pic:spPr bwMode="auto">
                          <a:xfrm>
                            <a:off x="0" y="0"/>
                            <a:ext cx="5943600" cy="2122200"/>
                          </a:xfrm>
                          <a:prstGeom prst="rect">
                            <a:avLst/>
                          </a:prstGeom>
                          <a:noFill/>
                          <a:ln w="9525">
                            <a:noFill/>
                            <a:headEnd/>
                            <a:tailEnd/>
                          </a:ln>
                        </pic:spPr>
                      </pic:pic>
                    </a:graphicData>
                  </a:graphic>
                </wp:inline>
              </w:drawing>
            </w:r>
          </w:p>
          <w:p w14:paraId="719ACC1A" w14:textId="77777777" w:rsidR="00CD372C" w:rsidRPr="00806605" w:rsidRDefault="000751A7" w:rsidP="00806605">
            <w:pPr>
              <w:pStyle w:val="ImageCaption"/>
              <w:spacing w:before="200" w:line="276" w:lineRule="auto"/>
              <w:rPr>
                <w:rFonts w:cs="Times New Roman"/>
              </w:rPr>
            </w:pPr>
            <w:r w:rsidRPr="00806605">
              <w:rPr>
                <w:rFonts w:cs="Times New Roman"/>
              </w:rPr>
              <w:t>Fig 5— Structural equation model for the olfactory bulbs (OB) and chemical prey detection. Numbers on arrows represent estimated direct effects (mean and 95% credible interval). Asterisks indicate effects whose 95% credible interval does not overlap zero.</w:t>
            </w:r>
          </w:p>
        </w:tc>
        <w:bookmarkEnd w:id="38"/>
      </w:tr>
    </w:tbl>
    <w:p w14:paraId="21EFD90F" w14:textId="77777777" w:rsidR="00CD372C" w:rsidRPr="00806605" w:rsidRDefault="000751A7" w:rsidP="00806605">
      <w:pPr>
        <w:pStyle w:val="BodyText"/>
        <w:spacing w:line="276" w:lineRule="auto"/>
        <w:rPr>
          <w:rFonts w:ascii="Times New Roman" w:hAnsi="Times New Roman" w:cs="Times New Roman"/>
        </w:rPr>
      </w:pPr>
      <w:r w:rsidRPr="00806605">
        <w:rPr>
          <w:rFonts w:ascii="Times New Roman" w:hAnsi="Times New Roman" w:cs="Times New Roman"/>
          <w:i/>
          <w:iCs/>
        </w:rPr>
        <w:t>Visual stimulus (Optic tecta)</w:t>
      </w:r>
      <w:r w:rsidRPr="00806605">
        <w:rPr>
          <w:rFonts w:ascii="Times New Roman" w:hAnsi="Times New Roman" w:cs="Times New Roman"/>
        </w:rPr>
        <w:t xml:space="preserve">: We found no significant relationships within the mitochondrial variables analysed or between mitochondrial function and cognitive performance (see </w:t>
      </w:r>
      <w:hyperlink w:anchor="fig-sem_results_OT">
        <w:r w:rsidR="00CD372C" w:rsidRPr="00806605">
          <w:rPr>
            <w:rStyle w:val="Hyperlink"/>
            <w:rFonts w:ascii="Times New Roman" w:hAnsi="Times New Roman" w:cs="Times New Roman"/>
          </w:rPr>
          <w:t>Fig. 6</w:t>
        </w:r>
      </w:hyperlink>
      <w:r w:rsidRPr="00806605">
        <w:rPr>
          <w:rFonts w:ascii="Times New Roman" w:hAnsi="Times New Roman" w:cs="Times New Roman"/>
        </w:rPr>
        <w:t xml:space="preserve"> and Table S8).</w:t>
      </w:r>
    </w:p>
    <w:tbl>
      <w:tblPr>
        <w:tblStyle w:val="Table"/>
        <w:tblW w:w="5000" w:type="pct"/>
        <w:tblLayout w:type="fixed"/>
        <w:tblLook w:val="0000" w:firstRow="0" w:lastRow="0" w:firstColumn="0" w:lastColumn="0" w:noHBand="0" w:noVBand="0"/>
      </w:tblPr>
      <w:tblGrid>
        <w:gridCol w:w="9360"/>
      </w:tblGrid>
      <w:tr w:rsidR="00CD372C" w:rsidRPr="00806605" w14:paraId="0B54906A" w14:textId="77777777">
        <w:tc>
          <w:tcPr>
            <w:tcW w:w="7920" w:type="dxa"/>
          </w:tcPr>
          <w:p w14:paraId="0966C84E" w14:textId="77777777" w:rsidR="00CD372C" w:rsidRPr="00806605" w:rsidRDefault="000751A7" w:rsidP="00806605">
            <w:pPr>
              <w:pStyle w:val="Compact"/>
              <w:spacing w:line="276" w:lineRule="auto"/>
              <w:jc w:val="center"/>
              <w:rPr>
                <w:rFonts w:ascii="Times New Roman" w:hAnsi="Times New Roman" w:cs="Times New Roman"/>
              </w:rPr>
            </w:pPr>
            <w:bookmarkStart w:id="39" w:name="fig-sem_results_OT"/>
            <w:r w:rsidRPr="00806605">
              <w:rPr>
                <w:rFonts w:ascii="Times New Roman" w:hAnsi="Times New Roman" w:cs="Times New Roman"/>
                <w:noProof/>
              </w:rPr>
              <w:drawing>
                <wp:inline distT="0" distB="0" distL="0" distR="0" wp14:anchorId="08F1CCF2" wp14:editId="1A3E4EF4">
                  <wp:extent cx="5943600" cy="21222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output/figures/text/SEM_OT.tiff"/>
                          <pic:cNvPicPr>
                            <a:picLocks noChangeAspect="1" noChangeArrowheads="1"/>
                          </pic:cNvPicPr>
                        </pic:nvPicPr>
                        <pic:blipFill>
                          <a:blip r:embed="rId13" cstate="email">
                            <a:extLst>
                              <a:ext uri="{28A0092B-C50C-407E-A947-70E740481C1C}">
                                <a14:useLocalDpi xmlns:a14="http://schemas.microsoft.com/office/drawing/2010/main"/>
                              </a:ext>
                            </a:extLst>
                          </a:blip>
                          <a:stretch>
                            <a:fillRect/>
                          </a:stretch>
                        </pic:blipFill>
                        <pic:spPr bwMode="auto">
                          <a:xfrm>
                            <a:off x="0" y="0"/>
                            <a:ext cx="5943600" cy="2122200"/>
                          </a:xfrm>
                          <a:prstGeom prst="rect">
                            <a:avLst/>
                          </a:prstGeom>
                          <a:noFill/>
                          <a:ln w="9525">
                            <a:noFill/>
                            <a:headEnd/>
                            <a:tailEnd/>
                          </a:ln>
                        </pic:spPr>
                      </pic:pic>
                    </a:graphicData>
                  </a:graphic>
                </wp:inline>
              </w:drawing>
            </w:r>
          </w:p>
          <w:p w14:paraId="471F001F" w14:textId="77777777" w:rsidR="00CD372C" w:rsidRPr="00806605" w:rsidRDefault="000751A7" w:rsidP="00806605">
            <w:pPr>
              <w:pStyle w:val="ImageCaption"/>
              <w:spacing w:before="200" w:line="276" w:lineRule="auto"/>
              <w:rPr>
                <w:rFonts w:cs="Times New Roman"/>
              </w:rPr>
            </w:pPr>
            <w:r w:rsidRPr="00806605">
              <w:rPr>
                <w:rFonts w:cs="Times New Roman"/>
              </w:rPr>
              <w:t>Fig 6— Structural equation model for the optic tecta (OT) and visual prey detection. Numbers on arrows represent estimated direct effects (mean and 95% credible interval). Asterisks indicate effects whose 95% credible interval does not overlap zero.</w:t>
            </w:r>
          </w:p>
        </w:tc>
        <w:bookmarkEnd w:id="39"/>
      </w:tr>
    </w:tbl>
    <w:p w14:paraId="4634DC3E" w14:textId="77777777" w:rsidR="00CD372C" w:rsidRPr="00806605" w:rsidRDefault="000751A7" w:rsidP="00806605">
      <w:pPr>
        <w:pStyle w:val="Heading2"/>
        <w:spacing w:line="276" w:lineRule="auto"/>
        <w:rPr>
          <w:rFonts w:cs="Times New Roman"/>
        </w:rPr>
      </w:pPr>
      <w:bookmarkStart w:id="40" w:name="discussion"/>
      <w:bookmarkEnd w:id="31"/>
      <w:bookmarkEnd w:id="37"/>
      <w:r w:rsidRPr="00806605">
        <w:rPr>
          <w:rFonts w:cs="Times New Roman"/>
        </w:rPr>
        <w:t>Discussion</w:t>
      </w:r>
    </w:p>
    <w:p w14:paraId="74F21707" w14:textId="7B6E7FAE" w:rsidR="00CD372C" w:rsidRPr="00806605" w:rsidRDefault="000751A7" w:rsidP="00806605">
      <w:pPr>
        <w:pStyle w:val="FirstParagraph"/>
        <w:spacing w:line="276" w:lineRule="auto"/>
        <w:rPr>
          <w:rFonts w:cs="Times New Roman"/>
        </w:rPr>
      </w:pPr>
      <w:r w:rsidRPr="00806605">
        <w:rPr>
          <w:rFonts w:cs="Times New Roman"/>
        </w:rPr>
        <w:t xml:space="preserve">The prenatal environment can impact the development of cognitive abilities through effects on mitochondrial function. However, the links between prenatal environment, prey detection, and mitochondrial function remain largely unexplored. Here, we examined the impact of early-life conditions on </w:t>
      </w:r>
      <w:ins w:id="41" w:author="Ondi Crino" w:date="2026-07-20T10:44:00Z" w16du:dateUtc="2026-07-20T01:14:00Z">
        <w:r w:rsidR="00D35918">
          <w:rPr>
            <w:rFonts w:cs="Times New Roman"/>
          </w:rPr>
          <w:t xml:space="preserve">prey </w:t>
        </w:r>
      </w:ins>
      <w:r w:rsidRPr="00806605">
        <w:rPr>
          <w:rFonts w:cs="Times New Roman"/>
        </w:rPr>
        <w:t xml:space="preserve">detection and its underlying physiological mechanisms. In particular, we </w:t>
      </w:r>
      <w:del w:id="42" w:author="Ondi Crino" w:date="2026-07-20T10:44:00Z" w16du:dateUtc="2026-07-20T01:14:00Z">
        <w:r w:rsidRPr="00806605" w:rsidDel="00D35918">
          <w:rPr>
            <w:rFonts w:cs="Times New Roman"/>
          </w:rPr>
          <w:lastRenderedPageBreak/>
          <w:delText xml:space="preserve">analysed </w:delText>
        </w:r>
      </w:del>
      <w:ins w:id="43" w:author="Ondi Crino" w:date="2026-07-20T10:44:00Z" w16du:dateUtc="2026-07-20T01:14:00Z">
        <w:r w:rsidR="00D35918">
          <w:rPr>
            <w:rFonts w:cs="Times New Roman"/>
          </w:rPr>
          <w:t>tested</w:t>
        </w:r>
        <w:r w:rsidR="00D35918" w:rsidRPr="00806605">
          <w:rPr>
            <w:rFonts w:cs="Times New Roman"/>
          </w:rPr>
          <w:t xml:space="preserve"> </w:t>
        </w:r>
      </w:ins>
      <w:r w:rsidRPr="00806605">
        <w:rPr>
          <w:rFonts w:cs="Times New Roman"/>
        </w:rPr>
        <w:t xml:space="preserve">how prenatal CORT and temperature influenced the ability of lizards to detect visual and chemical stimuli from prey, and how these developmental effects were associated with </w:t>
      </w:r>
      <w:del w:id="44" w:author="Ondi Crino" w:date="2026-07-20T10:48:00Z" w16du:dateUtc="2026-07-20T01:18:00Z">
        <w:r w:rsidRPr="00806605" w:rsidDel="00D35918">
          <w:rPr>
            <w:rFonts w:cs="Times New Roman"/>
          </w:rPr>
          <w:delText xml:space="preserve">alterations </w:delText>
        </w:r>
      </w:del>
      <w:commentRangeStart w:id="45"/>
      <w:ins w:id="46" w:author="Ondi Crino" w:date="2026-07-20T10:48:00Z" w16du:dateUtc="2026-07-20T01:18:00Z">
        <w:r w:rsidR="00D35918">
          <w:rPr>
            <w:rFonts w:cs="Times New Roman"/>
          </w:rPr>
          <w:t>changes</w:t>
        </w:r>
      </w:ins>
      <w:commentRangeEnd w:id="45"/>
      <w:r w:rsidR="00D35918" w:rsidRPr="00806605">
        <w:rPr>
          <w:rStyle w:val="CommentReference"/>
          <w:rFonts w:cs="Times New Roman"/>
          <w:sz w:val="24"/>
          <w:szCs w:val="24"/>
        </w:rPr>
        <w:commentReference w:id="45"/>
      </w:r>
      <w:ins w:id="47" w:author="Ondi Crino" w:date="2026-07-20T10:48:00Z" w16du:dateUtc="2026-07-20T01:18:00Z">
        <w:r w:rsidR="00D35918" w:rsidRPr="00806605">
          <w:rPr>
            <w:rFonts w:cs="Times New Roman"/>
          </w:rPr>
          <w:t xml:space="preserve"> </w:t>
        </w:r>
      </w:ins>
      <w:r w:rsidRPr="00806605">
        <w:rPr>
          <w:rFonts w:cs="Times New Roman"/>
        </w:rPr>
        <w:t>in metabolic function (mitochondrial density and metabolic capacity), oxidative stress (ROS), and oxidative damage (DNA damage and lipid peroxidation). Overall, metabolic function and oxidative stress appeared largely resilient to prenatal conditions. However, prenatal conditions produced region- and context-dependent effects on oxidative damage and prey detection. We observed interactive effects of prenatal CORT and incubation temperature on lipid peroxidation in the two brain regions examined, while the i</w:t>
      </w:r>
      <w:r w:rsidRPr="00806605">
        <w:rPr>
          <w:rFonts w:cs="Times New Roman"/>
        </w:rPr>
        <w:t xml:space="preserve">nteraction affected DNA damage only in the optic tecta. Behaviourally, prenatal CORT exposure enhanced detection of chemical but not visual prey stimuli. Yet, we found no evidence that mitochondrial function underpinned prey detection in </w:t>
      </w:r>
      <w:r w:rsidRPr="00806605">
        <w:rPr>
          <w:rFonts w:cs="Times New Roman"/>
          <w:i/>
          <w:iCs/>
        </w:rPr>
        <w:t>L. delicata</w:t>
      </w:r>
      <w:r w:rsidRPr="00806605">
        <w:rPr>
          <w:rFonts w:cs="Times New Roman"/>
        </w:rPr>
        <w:t>, suggesting a surprising decoupling between brain physiology and detection in this species.</w:t>
      </w:r>
    </w:p>
    <w:p w14:paraId="066A65F3" w14:textId="77777777" w:rsidR="00CD372C" w:rsidRPr="00806605" w:rsidRDefault="000751A7" w:rsidP="00806605">
      <w:pPr>
        <w:pStyle w:val="Heading4"/>
        <w:spacing w:line="276" w:lineRule="auto"/>
        <w:rPr>
          <w:rFonts w:ascii="Times New Roman" w:hAnsi="Times New Roman" w:cs="Times New Roman"/>
          <w:color w:val="000000" w:themeColor="text1"/>
        </w:rPr>
      </w:pPr>
      <w:bookmarkStart w:id="48" w:name="X0711f20bb553f88ba3d7b5696370b283c5d1e5c"/>
      <w:r w:rsidRPr="00806605">
        <w:rPr>
          <w:rFonts w:ascii="Times New Roman" w:hAnsi="Times New Roman" w:cs="Times New Roman"/>
          <w:color w:val="000000" w:themeColor="text1"/>
        </w:rPr>
        <w:t>Prenatal conditions shape oxidative damage in a context-dependent manner, with no effect on mitochondrial density, metabolic capacity, or oxidative stress</w:t>
      </w:r>
    </w:p>
    <w:p w14:paraId="3AD5DF3D" w14:textId="77777777" w:rsidR="00CD372C" w:rsidRPr="00806605" w:rsidRDefault="000751A7" w:rsidP="00806605">
      <w:pPr>
        <w:pStyle w:val="FirstParagraph"/>
        <w:spacing w:line="276" w:lineRule="auto"/>
        <w:rPr>
          <w:rFonts w:cs="Times New Roman"/>
        </w:rPr>
      </w:pPr>
      <w:r w:rsidRPr="00806605">
        <w:rPr>
          <w:rFonts w:cs="Times New Roman"/>
        </w:rPr>
        <w:t>Contrary to our predictions, we found no effects of early environmental conditions on mitochondrial density, metabolic capacity (mitochondrial membrane potential), or ROS production in the optic tecta or the olfactory bulbs. These results were consistent when metabolic capacity and ROS production were standardised by mitochondrial density, showing no effects of prenatal conditions either at the cellular or mitochondrial level. In contrast, we found that DNA damage and lipid peroxidation were affected in reg</w:t>
      </w:r>
      <w:r w:rsidRPr="00806605">
        <w:rPr>
          <w:rFonts w:cs="Times New Roman"/>
        </w:rPr>
        <w:t xml:space="preserve">ion-specific ways. Early conditions did not influence DNA damage in the olfactory bulbs, but they did alter lipid peroxidation in the olfactory bulbs and the optic tecta. In the optic tecta, prenatal CORT reduced DNA damage in cold-incubated lizards but had no effect in hot-incubated lizards. In both regions, CORT also interacted with incubation temperature to influence lipid peroxidation. Lizards treated with prenatal CORT and incubated at cold temperatures had higher levels of lipid peroxidation compared </w:t>
      </w:r>
      <w:r w:rsidRPr="00806605">
        <w:rPr>
          <w:rFonts w:cs="Times New Roman"/>
        </w:rPr>
        <w:t>to the lizards from the CORT-Hot group. Altogether, our results show that not all aspects of mitochondrial physiology are equally sensitive to prenatal conditions, and that the effects of prenatal environment on oxidative damage may reflect molecule-specific vulnerability, differential effects on protective pathways, or both.</w:t>
      </w:r>
    </w:p>
    <w:p w14:paraId="39E1F756" w14:textId="5B35FEA1" w:rsidR="00CD372C" w:rsidRPr="00806605" w:rsidRDefault="000751A7"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 xml:space="preserve">Mitochondrial density, metabolic capacity, and ROS production were not affected by our prenatal conditions. Other studies in </w:t>
      </w:r>
      <w:r w:rsidRPr="00806605">
        <w:rPr>
          <w:rFonts w:ascii="Times New Roman" w:hAnsi="Times New Roman" w:cs="Times New Roman"/>
          <w:i/>
          <w:iCs/>
        </w:rPr>
        <w:t>L. delicata</w:t>
      </w:r>
      <w:r w:rsidRPr="00806605">
        <w:rPr>
          <w:rFonts w:ascii="Times New Roman" w:hAnsi="Times New Roman" w:cs="Times New Roman"/>
        </w:rPr>
        <w:t xml:space="preserve"> also report no effects of prenatal CORT or incubation temperature in the medial cortex (</w:t>
      </w:r>
      <w:hyperlink w:anchor="ref-recio2025prenatal">
        <w:r w:rsidR="00CD372C" w:rsidRPr="00806605">
          <w:rPr>
            <w:rStyle w:val="Hyperlink"/>
            <w:rFonts w:ascii="Times New Roman" w:hAnsi="Times New Roman" w:cs="Times New Roman"/>
          </w:rPr>
          <w:t>Recio et al., 2025</w:t>
        </w:r>
      </w:hyperlink>
      <w:r w:rsidRPr="00806605">
        <w:rPr>
          <w:rFonts w:ascii="Times New Roman" w:hAnsi="Times New Roman" w:cs="Times New Roman"/>
        </w:rPr>
        <w:t>), but show sustained effects of incubation temperature on mitochondrial respiration efficiency in liver tissue (</w:t>
      </w:r>
      <w:hyperlink w:anchor="ref-crino2024eggs">
        <w:r w:rsidR="00CD372C" w:rsidRPr="00806605">
          <w:rPr>
            <w:rStyle w:val="Hyperlink"/>
            <w:rFonts w:ascii="Times New Roman" w:hAnsi="Times New Roman" w:cs="Times New Roman"/>
          </w:rPr>
          <w:t>Crino et al., 2024</w:t>
        </w:r>
      </w:hyperlink>
      <w:r w:rsidRPr="00806605">
        <w:rPr>
          <w:rFonts w:ascii="Times New Roman" w:hAnsi="Times New Roman" w:cs="Times New Roman"/>
        </w:rPr>
        <w:t>). These results suggest a tissue-specific response to prenatal conditions, consistent with the idea that organisms may prioritise protecting neural over other tissues (</w:t>
      </w:r>
      <w:hyperlink w:anchor="ref-chaudhari2022early">
        <w:r w:rsidR="00CD372C" w:rsidRPr="00806605">
          <w:rPr>
            <w:rStyle w:val="Hyperlink"/>
            <w:rFonts w:ascii="Times New Roman" w:hAnsi="Times New Roman" w:cs="Times New Roman"/>
          </w:rPr>
          <w:t>Chaudhari et al., 2022</w:t>
        </w:r>
      </w:hyperlink>
      <w:r w:rsidRPr="00806605">
        <w:rPr>
          <w:rFonts w:ascii="Times New Roman" w:hAnsi="Times New Roman" w:cs="Times New Roman"/>
        </w:rPr>
        <w:t>). Since early environmental effects on the brain can translate to impaired cognitive abilities and survival (</w:t>
      </w:r>
      <w:hyperlink w:anchor="ref-abayarathna_effects_2020">
        <w:r w:rsidR="00CD372C" w:rsidRPr="00806605">
          <w:rPr>
            <w:rStyle w:val="Hyperlink"/>
            <w:rFonts w:ascii="Times New Roman" w:hAnsi="Times New Roman" w:cs="Times New Roman"/>
          </w:rPr>
          <w:t>Abayarathna &amp; Webb, 2020</w:t>
        </w:r>
      </w:hyperlink>
      <w:r w:rsidRPr="00806605">
        <w:rPr>
          <w:rFonts w:ascii="Times New Roman" w:hAnsi="Times New Roman" w:cs="Times New Roman"/>
        </w:rPr>
        <w:t xml:space="preserve">), lizards might invest in protective mechanisms to avoid these effects. Alternatively, mitochondrial density, metabolic capacity, and ROS production in </w:t>
      </w:r>
      <w:r w:rsidRPr="00806605">
        <w:rPr>
          <w:rFonts w:ascii="Times New Roman" w:hAnsi="Times New Roman" w:cs="Times New Roman"/>
          <w:i/>
          <w:iCs/>
        </w:rPr>
        <w:t>L. delicata</w:t>
      </w:r>
      <w:r w:rsidRPr="00806605">
        <w:rPr>
          <w:rFonts w:ascii="Times New Roman" w:hAnsi="Times New Roman" w:cs="Times New Roman"/>
        </w:rPr>
        <w:t xml:space="preserve">’s brain may be adjusted to the current environment rather than being resilient to prenatal </w:t>
      </w:r>
      <w:r w:rsidRPr="00806605">
        <w:rPr>
          <w:rFonts w:ascii="Times New Roman" w:hAnsi="Times New Roman" w:cs="Times New Roman"/>
        </w:rPr>
        <w:lastRenderedPageBreak/>
        <w:t>conditions. Mitochondria are highly responsive to energetic demands (</w:t>
      </w:r>
      <w:hyperlink w:anchor="ref-gyllenhammer2020developmental">
        <w:r w:rsidR="00CD372C" w:rsidRPr="00806605">
          <w:rPr>
            <w:rStyle w:val="Hyperlink"/>
            <w:rFonts w:ascii="Times New Roman" w:hAnsi="Times New Roman" w:cs="Times New Roman"/>
          </w:rPr>
          <w:t>Gyllenhammer et al., 2020</w:t>
        </w:r>
      </w:hyperlink>
      <w:r w:rsidRPr="00806605">
        <w:rPr>
          <w:rFonts w:ascii="Times New Roman" w:hAnsi="Times New Roman" w:cs="Times New Roman"/>
        </w:rPr>
        <w:t>), which were predicted to differ between our incubation conditions (</w:t>
      </w:r>
      <w:hyperlink w:anchor="ref-noble_developmental_2018">
        <w:r w:rsidR="00CD372C" w:rsidRPr="00806605">
          <w:rPr>
            <w:rStyle w:val="Hyperlink"/>
            <w:rFonts w:ascii="Times New Roman" w:hAnsi="Times New Roman" w:cs="Times New Roman"/>
          </w:rPr>
          <w:t>Noble et al., 2018</w:t>
        </w:r>
      </w:hyperlink>
      <w:r w:rsidRPr="00806605">
        <w:rPr>
          <w:rFonts w:ascii="Times New Roman" w:hAnsi="Times New Roman" w:cs="Times New Roman"/>
        </w:rPr>
        <w:t xml:space="preserve">; </w:t>
      </w:r>
      <w:hyperlink w:anchor="ref-sapolsky_how_2000">
        <w:r w:rsidR="00CD372C" w:rsidRPr="00806605">
          <w:rPr>
            <w:rStyle w:val="Hyperlink"/>
            <w:rFonts w:ascii="Times New Roman" w:hAnsi="Times New Roman" w:cs="Times New Roman"/>
          </w:rPr>
          <w:t>Sapolsky et al., 2000</w:t>
        </w:r>
      </w:hyperlink>
      <w:r w:rsidRPr="00806605">
        <w:rPr>
          <w:rFonts w:ascii="Times New Roman" w:hAnsi="Times New Roman" w:cs="Times New Roman"/>
        </w:rPr>
        <w:t>), but not when lizards were raised under identical post-hatching conditions. Effects of CORT and incubation temperature on mitochondrial density, metabolic capacity, and ROS production may therefore have been present during incubation but dissipated once lizards shared a common environment. Other studies, however, provide strong evidence for sustained programmatic effects of prenatal GCs and temperature on mitochondrial respiration in birds across different post-hatching periods (</w:t>
      </w:r>
      <w:hyperlink w:anchor="ref-cossin-sevrin_effect_2022">
        <w:r w:rsidR="00CD372C" w:rsidRPr="00806605">
          <w:rPr>
            <w:rStyle w:val="Hyperlink"/>
            <w:rFonts w:ascii="Times New Roman" w:hAnsi="Times New Roman" w:cs="Times New Roman"/>
          </w:rPr>
          <w:t>Cossin-Sevrin et al., 2022</w:t>
        </w:r>
      </w:hyperlink>
      <w:r w:rsidRPr="00806605">
        <w:rPr>
          <w:rFonts w:ascii="Times New Roman" w:hAnsi="Times New Roman" w:cs="Times New Roman"/>
        </w:rPr>
        <w:t xml:space="preserve">; </w:t>
      </w:r>
      <w:hyperlink w:anchor="ref-stier2022experimental">
        <w:r w:rsidR="00CD372C" w:rsidRPr="00806605">
          <w:rPr>
            <w:rStyle w:val="Hyperlink"/>
            <w:rFonts w:ascii="Times New Roman" w:hAnsi="Times New Roman" w:cs="Times New Roman"/>
          </w:rPr>
          <w:t>Stier et al., 2022</w:t>
        </w:r>
      </w:hyperlink>
      <w:r w:rsidRPr="00806605">
        <w:rPr>
          <w:rFonts w:ascii="Times New Roman" w:hAnsi="Times New Roman" w:cs="Times New Roman"/>
        </w:rPr>
        <w:t>). W</w:t>
      </w:r>
      <w:ins w:id="49" w:author="Ondi Crino" w:date="2026-07-20T10:46:00Z" w16du:dateUtc="2026-07-20T01:16:00Z">
        <w:r w:rsidR="00D35918">
          <w:rPr>
            <w:rFonts w:ascii="Times New Roman" w:hAnsi="Times New Roman" w:cs="Times New Roman"/>
          </w:rPr>
          <w:t>h</w:t>
        </w:r>
      </w:ins>
      <w:r w:rsidRPr="00806605">
        <w:rPr>
          <w:rFonts w:ascii="Times New Roman" w:hAnsi="Times New Roman" w:cs="Times New Roman"/>
        </w:rPr>
        <w:t xml:space="preserve">ether the differences between our and other studies are purely methodological or reflects transient rather than sustained effects needs further investigation. Regardless, if mitochondrial density, metabolic capacity, and ROS production were affected in </w:t>
      </w:r>
      <w:r w:rsidRPr="00806605">
        <w:rPr>
          <w:rFonts w:ascii="Times New Roman" w:hAnsi="Times New Roman" w:cs="Times New Roman"/>
          <w:i/>
          <w:iCs/>
        </w:rPr>
        <w:t>L. delicata</w:t>
      </w:r>
      <w:r w:rsidRPr="00806605">
        <w:rPr>
          <w:rFonts w:ascii="Times New Roman" w:hAnsi="Times New Roman" w:cs="Times New Roman"/>
        </w:rPr>
        <w:t xml:space="preserve"> during incubation, we could expect those effects to leave a signature on oxidative damage. Oxidative damage, unlike mitochondrial density, metabolic capacity, and ROS production, accumulates over time (</w:t>
      </w:r>
      <w:hyperlink w:anchor="ref-rice2002brain">
        <w:r w:rsidR="00CD372C" w:rsidRPr="00806605">
          <w:rPr>
            <w:rStyle w:val="Hyperlink"/>
            <w:rFonts w:ascii="Times New Roman" w:hAnsi="Times New Roman" w:cs="Times New Roman"/>
          </w:rPr>
          <w:t>Rice et al., 2002</w:t>
        </w:r>
      </w:hyperlink>
      <w:r w:rsidRPr="00806605">
        <w:rPr>
          <w:rFonts w:ascii="Times New Roman" w:hAnsi="Times New Roman" w:cs="Times New Roman"/>
        </w:rPr>
        <w:t xml:space="preserve">; </w:t>
      </w:r>
      <w:hyperlink w:anchor="ref-terman2006oxidative">
        <w:r w:rsidR="00CD372C" w:rsidRPr="00806605">
          <w:rPr>
            <w:rStyle w:val="Hyperlink"/>
            <w:rFonts w:ascii="Times New Roman" w:hAnsi="Times New Roman" w:cs="Times New Roman"/>
          </w:rPr>
          <w:t>Terman &amp; Brunk, 2006</w:t>
        </w:r>
      </w:hyperlink>
      <w:r w:rsidRPr="00806605">
        <w:rPr>
          <w:rFonts w:ascii="Times New Roman" w:hAnsi="Times New Roman" w:cs="Times New Roman"/>
        </w:rPr>
        <w:t>), explaining why we could find persistent effects of prenatal conditions on oxidative damage despite the absence of effects on the mitochondrial traits that initially produced it.</w:t>
      </w:r>
    </w:p>
    <w:p w14:paraId="2CDA5F5B" w14:textId="08BD12BD" w:rsidR="00CD372C" w:rsidRPr="00806605" w:rsidRDefault="000751A7" w:rsidP="00806605">
      <w:pPr>
        <w:pStyle w:val="BodyText"/>
        <w:spacing w:line="276" w:lineRule="auto"/>
        <w:ind w:firstLine="720"/>
        <w:rPr>
          <w:rFonts w:ascii="Times New Roman" w:hAnsi="Times New Roman" w:cs="Times New Roman"/>
        </w:rPr>
      </w:pPr>
      <w:commentRangeStart w:id="50"/>
      <w:r w:rsidRPr="00806605">
        <w:rPr>
          <w:rFonts w:ascii="Times New Roman" w:hAnsi="Times New Roman" w:cs="Times New Roman"/>
        </w:rPr>
        <w:t>Temperature and CORT elevations during early development interact</w:t>
      </w:r>
      <w:ins w:id="51" w:author="Ondi Crino" w:date="2026-07-20T10:47:00Z" w16du:dateUtc="2026-07-20T01:17:00Z">
        <w:r w:rsidR="00D35918">
          <w:rPr>
            <w:rFonts w:ascii="Times New Roman" w:hAnsi="Times New Roman" w:cs="Times New Roman"/>
          </w:rPr>
          <w:t>ed</w:t>
        </w:r>
      </w:ins>
      <w:r w:rsidRPr="00806605">
        <w:rPr>
          <w:rFonts w:ascii="Times New Roman" w:hAnsi="Times New Roman" w:cs="Times New Roman"/>
        </w:rPr>
        <w:t xml:space="preserve"> to affect oxidative damage</w:t>
      </w:r>
      <w:ins w:id="52" w:author="Ondi Crino" w:date="2026-07-20T10:47:00Z" w16du:dateUtc="2026-07-20T01:17:00Z">
        <w:r w:rsidR="00D35918">
          <w:rPr>
            <w:rFonts w:ascii="Times New Roman" w:hAnsi="Times New Roman" w:cs="Times New Roman"/>
          </w:rPr>
          <w:t xml:space="preserve"> in lizards in our study</w:t>
        </w:r>
      </w:ins>
      <w:r w:rsidRPr="00806605">
        <w:rPr>
          <w:rFonts w:ascii="Times New Roman" w:hAnsi="Times New Roman" w:cs="Times New Roman"/>
        </w:rPr>
        <w:t xml:space="preserve">. </w:t>
      </w:r>
      <w:commentRangeEnd w:id="50"/>
      <w:r w:rsidR="002F3044" w:rsidRPr="00806605">
        <w:rPr>
          <w:rStyle w:val="CommentReference"/>
          <w:rFonts w:ascii="Times New Roman" w:hAnsi="Times New Roman" w:cs="Times New Roman"/>
          <w:sz w:val="24"/>
          <w:szCs w:val="24"/>
        </w:rPr>
        <w:commentReference w:id="50"/>
      </w:r>
      <w:r w:rsidRPr="00806605">
        <w:rPr>
          <w:rFonts w:ascii="Times New Roman" w:hAnsi="Times New Roman" w:cs="Times New Roman"/>
        </w:rPr>
        <w:t>However, the direction of the interactive effects differ</w:t>
      </w:r>
      <w:ins w:id="53" w:author="Ondi Crino" w:date="2026-07-20T10:47:00Z" w16du:dateUtc="2026-07-20T01:17:00Z">
        <w:r w:rsidR="00D35918">
          <w:rPr>
            <w:rFonts w:ascii="Times New Roman" w:hAnsi="Times New Roman" w:cs="Times New Roman"/>
          </w:rPr>
          <w:t>ed</w:t>
        </w:r>
      </w:ins>
      <w:del w:id="54" w:author="Ondi Crino" w:date="2026-07-20T10:47:00Z" w16du:dateUtc="2026-07-20T01:17:00Z">
        <w:r w:rsidRPr="00806605" w:rsidDel="00D35918">
          <w:rPr>
            <w:rFonts w:ascii="Times New Roman" w:hAnsi="Times New Roman" w:cs="Times New Roman"/>
          </w:rPr>
          <w:delText>s</w:delText>
        </w:r>
      </w:del>
      <w:r w:rsidRPr="00806605">
        <w:rPr>
          <w:rFonts w:ascii="Times New Roman" w:hAnsi="Times New Roman" w:cs="Times New Roman"/>
        </w:rPr>
        <w:t xml:space="preserve"> between DNA damage and lipid peroxidation. These contrasting patterns suggest that prenatal CORT and temperature may shape oxidative damage through molecule-specific protective pathways, potentially by upregulating different antioxidant systems. For example, prenatal stress in rats increases Cu/Zn superoxide dismutase (SOD) and glutathione peroxidase (GPx) activity in the brain while catalase (CAT) was unaffected (</w:t>
      </w:r>
      <w:hyperlink w:anchor="ref-mcintosh1998glucocorticoids">
        <w:r w:rsidR="00CD372C" w:rsidRPr="00806605">
          <w:rPr>
            <w:rStyle w:val="Hyperlink"/>
            <w:rFonts w:ascii="Times New Roman" w:hAnsi="Times New Roman" w:cs="Times New Roman"/>
          </w:rPr>
          <w:t>McIntosh et al., 1998</w:t>
        </w:r>
      </w:hyperlink>
      <w:r w:rsidRPr="00806605">
        <w:rPr>
          <w:rFonts w:ascii="Times New Roman" w:hAnsi="Times New Roman" w:cs="Times New Roman"/>
        </w:rPr>
        <w:t>). Similarly, in the soft-shelled turtle (</w:t>
      </w:r>
      <w:r w:rsidRPr="00806605">
        <w:rPr>
          <w:rFonts w:ascii="Times New Roman" w:hAnsi="Times New Roman" w:cs="Times New Roman"/>
          <w:i/>
          <w:iCs/>
        </w:rPr>
        <w:t>Pelodiscus sinensis</w:t>
      </w:r>
      <w:r w:rsidRPr="00806605">
        <w:rPr>
          <w:rFonts w:ascii="Times New Roman" w:hAnsi="Times New Roman" w:cs="Times New Roman"/>
        </w:rPr>
        <w:t>), CAT expression elevates with increasing temperatures as turtles emerge from hibernation, whereas GPx activity remains stable (</w:t>
      </w:r>
      <w:hyperlink w:anchor="ref-tang2021antioxidant">
        <w:r w:rsidR="00CD372C" w:rsidRPr="00806605">
          <w:rPr>
            <w:rStyle w:val="Hyperlink"/>
            <w:rFonts w:ascii="Times New Roman" w:hAnsi="Times New Roman" w:cs="Times New Roman"/>
          </w:rPr>
          <w:t>Tang et al., 2021</w:t>
        </w:r>
      </w:hyperlink>
      <w:r w:rsidRPr="00806605">
        <w:rPr>
          <w:rFonts w:ascii="Times New Roman" w:hAnsi="Times New Roman" w:cs="Times New Roman"/>
        </w:rPr>
        <w:t>). Such differential regulation of antioxidant systems could explain why CORT reduced DNA damage under cold incubation, while increasing lipid peroxidation under the same cold conditions. Additional factors, such as temperature-dependent differences in membrane lipid composition (</w:t>
      </w:r>
      <w:hyperlink w:anchor="ref-zeis2019temperature">
        <w:r w:rsidR="00CD372C" w:rsidRPr="00806605">
          <w:rPr>
            <w:rStyle w:val="Hyperlink"/>
            <w:rFonts w:ascii="Times New Roman" w:hAnsi="Times New Roman" w:cs="Times New Roman"/>
          </w:rPr>
          <w:t>Zeis et al., 2019</w:t>
        </w:r>
      </w:hyperlink>
      <w:r w:rsidRPr="00806605">
        <w:rPr>
          <w:rFonts w:ascii="Times New Roman" w:hAnsi="Times New Roman" w:cs="Times New Roman"/>
        </w:rPr>
        <w:t xml:space="preserve">), may further modulate molecule-specific sensitivity to oxidative stress. For example, lipid peroxidation levels have been shown to increase in cold-acclimated </w:t>
      </w:r>
      <w:r w:rsidRPr="00806605">
        <w:rPr>
          <w:rFonts w:ascii="Times New Roman" w:hAnsi="Times New Roman" w:cs="Times New Roman"/>
          <w:i/>
          <w:iCs/>
        </w:rPr>
        <w:t>Daphnia magna</w:t>
      </w:r>
      <w:r w:rsidRPr="00806605">
        <w:rPr>
          <w:rFonts w:ascii="Times New Roman" w:hAnsi="Times New Roman" w:cs="Times New Roman"/>
        </w:rPr>
        <w:t xml:space="preserve"> likely because of higher concentration of polyunsaturated fatty acids, which are more susceptible to oxidative stress (</w:t>
      </w:r>
      <w:hyperlink w:anchor="ref-zeis2019temperature">
        <w:r w:rsidR="00CD372C" w:rsidRPr="00806605">
          <w:rPr>
            <w:rStyle w:val="Hyperlink"/>
            <w:rFonts w:ascii="Times New Roman" w:hAnsi="Times New Roman" w:cs="Times New Roman"/>
          </w:rPr>
          <w:t>Zeis et al., 2019</w:t>
        </w:r>
      </w:hyperlink>
      <w:r w:rsidRPr="00806605">
        <w:rPr>
          <w:rFonts w:ascii="Times New Roman" w:hAnsi="Times New Roman" w:cs="Times New Roman"/>
        </w:rPr>
        <w:t>).</w:t>
      </w:r>
    </w:p>
    <w:p w14:paraId="5088F9FA" w14:textId="77777777" w:rsidR="00CD372C" w:rsidRPr="00806605" w:rsidRDefault="000751A7"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Altogether, these results suggest that the effects of prenatal conditions on mitochondrial function are more nuanced than we predicted. However, some limitations may be influencing our results. Our sample consisted of lizards that survived incubation from a larger initial pool of eggs, and incubation treatments differed in mortality rates during this period (</w:t>
      </w:r>
      <w:hyperlink w:anchor="ref-leibold2026life">
        <w:r w:rsidR="00CD372C" w:rsidRPr="00806605">
          <w:rPr>
            <w:rStyle w:val="Hyperlink"/>
            <w:rFonts w:ascii="Times New Roman" w:hAnsi="Times New Roman" w:cs="Times New Roman"/>
          </w:rPr>
          <w:t>Leibold et al., 2026</w:t>
        </w:r>
      </w:hyperlink>
      <w:r w:rsidRPr="00806605">
        <w:rPr>
          <w:rFonts w:ascii="Times New Roman" w:hAnsi="Times New Roman" w:cs="Times New Roman"/>
        </w:rPr>
        <w:t xml:space="preserve">). Viability selection or selective disappearance may therefore have buffered or reduced the differences we observed in some aspects of mitochondrial function, if less resilient individuals did not survive to be sampled. Similarly, by testing lizards at approximately 225 days old, we </w:t>
      </w:r>
      <w:r w:rsidRPr="00806605">
        <w:rPr>
          <w:rFonts w:ascii="Times New Roman" w:hAnsi="Times New Roman" w:cs="Times New Roman"/>
        </w:rPr>
        <w:lastRenderedPageBreak/>
        <w:t>may have missed a critical period during which the effects of prenatal conditions were more pronounced. Further studies should measure mitochondrial physiology across multiple time points, including during embryonic development</w:t>
      </w:r>
      <w:r w:rsidRPr="00806605">
        <w:rPr>
          <w:rFonts w:ascii="Times New Roman" w:hAnsi="Times New Roman" w:cs="Times New Roman"/>
        </w:rPr>
        <w:t>, to test this possibility directly. Oxidative damage in the olfactory bulbs and optic tecta is of particular interest given the direct role these regions play in processing the chemical and visual cues lizards rely on to detect prey.</w:t>
      </w:r>
    </w:p>
    <w:p w14:paraId="31EAD672" w14:textId="77777777" w:rsidR="00CD372C" w:rsidRPr="00806605" w:rsidRDefault="000751A7" w:rsidP="00806605">
      <w:pPr>
        <w:pStyle w:val="Heading4"/>
        <w:spacing w:line="276" w:lineRule="auto"/>
        <w:rPr>
          <w:rFonts w:ascii="Times New Roman" w:hAnsi="Times New Roman" w:cs="Times New Roman"/>
          <w:color w:val="000000" w:themeColor="text1"/>
        </w:rPr>
      </w:pPr>
      <w:bookmarkStart w:id="55" w:name="X03c3e67310a3ddb42139bf4c8e22332455e421e"/>
      <w:bookmarkEnd w:id="48"/>
      <w:r w:rsidRPr="00806605">
        <w:rPr>
          <w:rFonts w:ascii="Times New Roman" w:hAnsi="Times New Roman" w:cs="Times New Roman"/>
          <w:color w:val="000000" w:themeColor="text1"/>
        </w:rPr>
        <w:t>Chemical, but not visual, prey detection is enhanced by prenatal CORT, independently of mitochondrial function.</w:t>
      </w:r>
    </w:p>
    <w:p w14:paraId="1931991A" w14:textId="77777777" w:rsidR="00CD372C" w:rsidRPr="00806605" w:rsidRDefault="000751A7" w:rsidP="00806605">
      <w:pPr>
        <w:pStyle w:val="FirstParagraph"/>
        <w:spacing w:line="276" w:lineRule="auto"/>
        <w:rPr>
          <w:rFonts w:cs="Times New Roman"/>
        </w:rPr>
      </w:pPr>
      <w:r w:rsidRPr="00806605">
        <w:rPr>
          <w:rFonts w:cs="Times New Roman"/>
        </w:rPr>
        <w:t>Lizards exposed to prenatal CORT were faster at detecting chemical, but not visual, prey cues compared to control lizards. However, this effect was not related to alterations in mitochondrial function in the olfactory bulbs, and we similarly found no relationship between mitochondrial function in the optic tecta and detection of visual stimuli.</w:t>
      </w:r>
    </w:p>
    <w:p w14:paraId="1ECB2B13" w14:textId="77777777" w:rsidR="00CD372C" w:rsidRPr="00806605" w:rsidRDefault="000751A7"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Mitochondria provide the energy necessary for cognitive processes and through respiration (</w:t>
      </w:r>
      <w:hyperlink w:anchor="ref-alexandrov_neuronal_2022">
        <w:r w:rsidR="00CD372C" w:rsidRPr="00806605">
          <w:rPr>
            <w:rStyle w:val="Hyperlink"/>
            <w:rFonts w:ascii="Times New Roman" w:hAnsi="Times New Roman" w:cs="Times New Roman"/>
          </w:rPr>
          <w:t>Alexandrov &amp; Pletnikov, 2022</w:t>
        </w:r>
      </w:hyperlink>
      <w:r w:rsidRPr="00806605">
        <w:rPr>
          <w:rFonts w:ascii="Times New Roman" w:hAnsi="Times New Roman" w:cs="Times New Roman"/>
        </w:rPr>
        <w:t xml:space="preserve">; </w:t>
      </w:r>
      <w:hyperlink w:anchor="ref-du_dynamic_2009">
        <w:r w:rsidR="00CD372C" w:rsidRPr="00806605">
          <w:rPr>
            <w:rStyle w:val="Hyperlink"/>
            <w:rFonts w:ascii="Times New Roman" w:hAnsi="Times New Roman" w:cs="Times New Roman"/>
          </w:rPr>
          <w:t>Du et al., 2009</w:t>
        </w:r>
      </w:hyperlink>
      <w:r w:rsidRPr="00806605">
        <w:rPr>
          <w:rFonts w:ascii="Times New Roman" w:hAnsi="Times New Roman" w:cs="Times New Roman"/>
        </w:rPr>
        <w:t xml:space="preserve">; </w:t>
      </w:r>
      <w:hyperlink w:anchor="ref-mann_coupling_2021">
        <w:r w:rsidR="00CD372C" w:rsidRPr="00806605">
          <w:rPr>
            <w:rStyle w:val="Hyperlink"/>
            <w:rFonts w:ascii="Times New Roman" w:hAnsi="Times New Roman" w:cs="Times New Roman"/>
          </w:rPr>
          <w:t>Mann et al., 2021</w:t>
        </w:r>
      </w:hyperlink>
      <w:r w:rsidRPr="00806605">
        <w:rPr>
          <w:rFonts w:ascii="Times New Roman" w:hAnsi="Times New Roman" w:cs="Times New Roman"/>
        </w:rPr>
        <w:t xml:space="preserve">; </w:t>
      </w:r>
      <w:hyperlink w:anchor="ref-mcnay_decreases_2000">
        <w:r w:rsidR="00CD372C" w:rsidRPr="00806605">
          <w:rPr>
            <w:rStyle w:val="Hyperlink"/>
            <w:rFonts w:ascii="Times New Roman" w:hAnsi="Times New Roman" w:cs="Times New Roman"/>
          </w:rPr>
          <w:t>McNay et al., 2000</w:t>
        </w:r>
      </w:hyperlink>
      <w:r w:rsidRPr="00806605">
        <w:rPr>
          <w:rFonts w:ascii="Times New Roman" w:hAnsi="Times New Roman" w:cs="Times New Roman"/>
        </w:rPr>
        <w:t xml:space="preserve">; </w:t>
      </w:r>
      <w:hyperlink w:anchor="ref-picard_energetic_2018">
        <w:r w:rsidR="00CD372C" w:rsidRPr="00806605">
          <w:rPr>
            <w:rStyle w:val="Hyperlink"/>
            <w:rFonts w:ascii="Times New Roman" w:hAnsi="Times New Roman" w:cs="Times New Roman"/>
          </w:rPr>
          <w:t>Picard et al., 2018</w:t>
        </w:r>
      </w:hyperlink>
      <w:r w:rsidRPr="00806605">
        <w:rPr>
          <w:rFonts w:ascii="Times New Roman" w:hAnsi="Times New Roman" w:cs="Times New Roman"/>
        </w:rPr>
        <w:t xml:space="preserve">; </w:t>
      </w:r>
      <w:hyperlink w:anchor="ref-picard_mitochondria_2014">
        <w:r w:rsidR="00CD372C" w:rsidRPr="00806605">
          <w:rPr>
            <w:rStyle w:val="Hyperlink"/>
            <w:rFonts w:ascii="Times New Roman" w:hAnsi="Times New Roman" w:cs="Times New Roman"/>
          </w:rPr>
          <w:t>Picard &amp; McEwen, 2014</w:t>
        </w:r>
      </w:hyperlink>
      <w:r w:rsidRPr="00806605">
        <w:rPr>
          <w:rFonts w:ascii="Times New Roman" w:hAnsi="Times New Roman" w:cs="Times New Roman"/>
        </w:rPr>
        <w:t xml:space="preserve">; </w:t>
      </w:r>
      <w:hyperlink w:anchor="ref-siegel1994basic">
        <w:r w:rsidR="00CD372C" w:rsidRPr="00806605">
          <w:rPr>
            <w:rStyle w:val="Hyperlink"/>
            <w:rFonts w:ascii="Times New Roman" w:hAnsi="Times New Roman" w:cs="Times New Roman"/>
          </w:rPr>
          <w:t>Siegel &amp; Albers, 1994</w:t>
        </w:r>
      </w:hyperlink>
      <w:r w:rsidRPr="00806605">
        <w:rPr>
          <w:rFonts w:ascii="Times New Roman" w:hAnsi="Times New Roman" w:cs="Times New Roman"/>
        </w:rPr>
        <w:t xml:space="preserve">). Therefore, we expected that inefficient respiration, i.e. lower mitochondrial density and metabolic capacity (membrane potential) would result in less energy for the neurons, which would impair detection abilities (reviewed in </w:t>
      </w:r>
      <w:hyperlink w:anchor="ref-wong2010energy">
        <w:r w:rsidR="00CD372C" w:rsidRPr="00806605">
          <w:rPr>
            <w:rStyle w:val="Hyperlink"/>
            <w:rFonts w:ascii="Times New Roman" w:hAnsi="Times New Roman" w:cs="Times New Roman"/>
          </w:rPr>
          <w:t>Wong-Riley, 2010</w:t>
        </w:r>
      </w:hyperlink>
      <w:r w:rsidRPr="00806605">
        <w:rPr>
          <w:rFonts w:ascii="Times New Roman" w:hAnsi="Times New Roman" w:cs="Times New Roman"/>
        </w:rPr>
        <w:t>). For example, neural energetic deficiency reflected by reduced cytochrome c oxidase (COX) activity in dopaminergic neurons of the olfactory bulb of mice (</w:t>
      </w:r>
      <w:r w:rsidRPr="00806605">
        <w:rPr>
          <w:rFonts w:ascii="Times New Roman" w:hAnsi="Times New Roman" w:cs="Times New Roman"/>
          <w:i/>
          <w:iCs/>
        </w:rPr>
        <w:t>Mus musculus</w:t>
      </w:r>
      <w:r w:rsidRPr="00806605">
        <w:rPr>
          <w:rFonts w:ascii="Times New Roman" w:hAnsi="Times New Roman" w:cs="Times New Roman"/>
        </w:rPr>
        <w:t>) is associated with impaired olfactory capacity (</w:t>
      </w:r>
      <w:hyperlink w:anchor="ref-pass2020impact">
        <w:r w:rsidR="00CD372C" w:rsidRPr="00806605">
          <w:rPr>
            <w:rStyle w:val="Hyperlink"/>
            <w:rFonts w:ascii="Times New Roman" w:hAnsi="Times New Roman" w:cs="Times New Roman"/>
          </w:rPr>
          <w:t>Paß et al., 2020</w:t>
        </w:r>
      </w:hyperlink>
      <w:r w:rsidRPr="00806605">
        <w:rPr>
          <w:rFonts w:ascii="Times New Roman" w:hAnsi="Times New Roman" w:cs="Times New Roman"/>
        </w:rPr>
        <w:t xml:space="preserve">). However, neither mitochondrial density nor metabolic capacity influenced prey detection in </w:t>
      </w:r>
      <w:r w:rsidRPr="00806605">
        <w:rPr>
          <w:rFonts w:ascii="Times New Roman" w:hAnsi="Times New Roman" w:cs="Times New Roman"/>
          <w:i/>
          <w:iCs/>
        </w:rPr>
        <w:t>L. delicata</w:t>
      </w:r>
      <w:r w:rsidRPr="00806605">
        <w:rPr>
          <w:rFonts w:ascii="Times New Roman" w:hAnsi="Times New Roman" w:cs="Times New Roman"/>
        </w:rPr>
        <w:t xml:space="preserve">. Our results suggest that metabolic function in the brain is not a limiting factor for prey detection in this species, or that </w:t>
      </w:r>
      <w:r w:rsidRPr="00806605">
        <w:rPr>
          <w:rFonts w:ascii="Times New Roman" w:hAnsi="Times New Roman" w:cs="Times New Roman"/>
          <w:i/>
          <w:iCs/>
        </w:rPr>
        <w:t>L. delicata</w:t>
      </w:r>
      <w:r w:rsidRPr="00806605">
        <w:rPr>
          <w:rFonts w:ascii="Times New Roman" w:hAnsi="Times New Roman" w:cs="Times New Roman"/>
        </w:rPr>
        <w:t xml:space="preserve"> can sustain this cognitive function despite fluctuations in energy availability. Similarly, oxidative stress and its associated damage were expected to decrease prey detection through neuron death or senescence (</w:t>
      </w:r>
      <w:hyperlink w:anchor="ref-du_dynamic_2009">
        <w:r w:rsidR="00CD372C" w:rsidRPr="00806605">
          <w:rPr>
            <w:rStyle w:val="Hyperlink"/>
            <w:rFonts w:ascii="Times New Roman" w:hAnsi="Times New Roman" w:cs="Times New Roman"/>
          </w:rPr>
          <w:t>Du et al., 2009</w:t>
        </w:r>
      </w:hyperlink>
      <w:r w:rsidRPr="00806605">
        <w:rPr>
          <w:rFonts w:ascii="Times New Roman" w:hAnsi="Times New Roman" w:cs="Times New Roman"/>
        </w:rPr>
        <w:t xml:space="preserve">; </w:t>
      </w:r>
      <w:hyperlink w:anchor="ref-finkel_oxidants_2000">
        <w:r w:rsidR="00CD372C" w:rsidRPr="00806605">
          <w:rPr>
            <w:rStyle w:val="Hyperlink"/>
            <w:rFonts w:ascii="Times New Roman" w:hAnsi="Times New Roman" w:cs="Times New Roman"/>
          </w:rPr>
          <w:t>Finkel &amp; Holbrook, 2000</w:t>
        </w:r>
      </w:hyperlink>
      <w:r w:rsidRPr="00806605">
        <w:rPr>
          <w:rFonts w:ascii="Times New Roman" w:hAnsi="Times New Roman" w:cs="Times New Roman"/>
        </w:rPr>
        <w:t xml:space="preserve">; </w:t>
      </w:r>
      <w:hyperlink w:anchor="ref-gong_chronic_2011">
        <w:r w:rsidR="00CD372C" w:rsidRPr="00806605">
          <w:rPr>
            <w:rStyle w:val="Hyperlink"/>
            <w:rFonts w:ascii="Times New Roman" w:hAnsi="Times New Roman" w:cs="Times New Roman"/>
          </w:rPr>
          <w:t>Gong et al., 2011</w:t>
        </w:r>
      </w:hyperlink>
      <w:r w:rsidRPr="00806605">
        <w:rPr>
          <w:rFonts w:ascii="Times New Roman" w:hAnsi="Times New Roman" w:cs="Times New Roman"/>
        </w:rPr>
        <w:t xml:space="preserve">; </w:t>
      </w:r>
      <w:hyperlink w:anchor="ref-hoffmann_mitochondrion_2018">
        <w:r w:rsidR="00CD372C" w:rsidRPr="00806605">
          <w:rPr>
            <w:rStyle w:val="Hyperlink"/>
            <w:rFonts w:ascii="Times New Roman" w:hAnsi="Times New Roman" w:cs="Times New Roman"/>
          </w:rPr>
          <w:t>Hoffmann &amp; Spengler, 2018</w:t>
        </w:r>
      </w:hyperlink>
      <w:r w:rsidRPr="00806605">
        <w:rPr>
          <w:rFonts w:ascii="Times New Roman" w:hAnsi="Times New Roman" w:cs="Times New Roman"/>
        </w:rPr>
        <w:t xml:space="preserve">; </w:t>
      </w:r>
      <w:hyperlink w:anchor="ref-zhu_prenatal_2004">
        <w:r w:rsidR="00CD372C" w:rsidRPr="00806605">
          <w:rPr>
            <w:rStyle w:val="Hyperlink"/>
            <w:rFonts w:ascii="Times New Roman" w:hAnsi="Times New Roman" w:cs="Times New Roman"/>
          </w:rPr>
          <w:t>Zhu et al., 2004</w:t>
        </w:r>
      </w:hyperlink>
      <w:r w:rsidRPr="00806605">
        <w:rPr>
          <w:rFonts w:ascii="Times New Roman" w:hAnsi="Times New Roman" w:cs="Times New Roman"/>
        </w:rPr>
        <w:t>). However, we found no relationship between ROS, lipid peroxidation, or DNA damage and prey detection abilities. Possibly, the levels of oxidative damage observed in our study were not sufficient to impair prey detection either because of compensatory mechanisms—such as antioxidant activity—that counteracted the negative effects of oxidative stress, or because the brain regions we studied had a high neural density that provided functional resilience (</w:t>
      </w:r>
      <w:hyperlink w:anchor="ref-amiel_smart_2011">
        <w:r w:rsidR="00CD372C" w:rsidRPr="00806605">
          <w:rPr>
            <w:rStyle w:val="Hyperlink"/>
            <w:rFonts w:ascii="Times New Roman" w:hAnsi="Times New Roman" w:cs="Times New Roman"/>
          </w:rPr>
          <w:t>Amiel et al., 2011</w:t>
        </w:r>
      </w:hyperlink>
      <w:r w:rsidRPr="00806605">
        <w:rPr>
          <w:rFonts w:ascii="Times New Roman" w:hAnsi="Times New Roman" w:cs="Times New Roman"/>
        </w:rPr>
        <w:t xml:space="preserve">; </w:t>
      </w:r>
      <w:hyperlink w:anchor="ref-rice2002brain">
        <w:r w:rsidR="00CD372C" w:rsidRPr="00806605">
          <w:rPr>
            <w:rStyle w:val="Hyperlink"/>
            <w:rFonts w:ascii="Times New Roman" w:hAnsi="Times New Roman" w:cs="Times New Roman"/>
          </w:rPr>
          <w:t>Rice et al., 2002</w:t>
        </w:r>
      </w:hyperlink>
      <w:r w:rsidRPr="00806605">
        <w:rPr>
          <w:rFonts w:ascii="Times New Roman" w:hAnsi="Times New Roman" w:cs="Times New Roman"/>
        </w:rPr>
        <w:t>). Alternatively, the cognitive effects of oxidative stress may not be detectable at the age when we tested lizards. Oxidative damage accumulates over time, and its effects on cognition become more pronounced with age (</w:t>
      </w:r>
      <w:hyperlink w:anchor="ref-hara_presynaptic_2014">
        <w:r w:rsidR="00CD372C" w:rsidRPr="00806605">
          <w:rPr>
            <w:rStyle w:val="Hyperlink"/>
            <w:rFonts w:ascii="Times New Roman" w:hAnsi="Times New Roman" w:cs="Times New Roman"/>
          </w:rPr>
          <w:t>Hara et al., 2014</w:t>
        </w:r>
      </w:hyperlink>
      <w:r w:rsidRPr="00806605">
        <w:rPr>
          <w:rFonts w:ascii="Times New Roman" w:hAnsi="Times New Roman" w:cs="Times New Roman"/>
        </w:rPr>
        <w:t xml:space="preserve">; </w:t>
      </w:r>
      <w:hyperlink w:anchor="ref-terman2006oxidative">
        <w:r w:rsidR="00CD372C" w:rsidRPr="00806605">
          <w:rPr>
            <w:rStyle w:val="Hyperlink"/>
            <w:rFonts w:ascii="Times New Roman" w:hAnsi="Times New Roman" w:cs="Times New Roman"/>
          </w:rPr>
          <w:t>Terman &amp; Brunk, 2006</w:t>
        </w:r>
      </w:hyperlink>
      <w:r w:rsidRPr="00806605">
        <w:rPr>
          <w:rFonts w:ascii="Times New Roman" w:hAnsi="Times New Roman" w:cs="Times New Roman"/>
        </w:rPr>
        <w:t>). As such, we could find strong relationships between oxidative damage and detection if older individuals were tested. In fact, we found a positive relationship between age and DNA damage in olfactory bulbs, and between age and lipid peroxidation in both brain regions.</w:t>
      </w:r>
    </w:p>
    <w:p w14:paraId="73404D51" w14:textId="77777777" w:rsidR="00CD372C" w:rsidRPr="00806605" w:rsidRDefault="000751A7"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 xml:space="preserve">Altogether, our study suggests that prey detection abilities in </w:t>
      </w:r>
      <w:r w:rsidRPr="00806605">
        <w:rPr>
          <w:rFonts w:ascii="Times New Roman" w:hAnsi="Times New Roman" w:cs="Times New Roman"/>
          <w:i/>
          <w:iCs/>
        </w:rPr>
        <w:t>L. delicata</w:t>
      </w:r>
      <w:r w:rsidRPr="00806605">
        <w:rPr>
          <w:rFonts w:ascii="Times New Roman" w:hAnsi="Times New Roman" w:cs="Times New Roman"/>
        </w:rPr>
        <w:t xml:space="preserve"> are more decoupled from mitochondrial function than expected. However, some aspects of our </w:t>
      </w:r>
      <w:r w:rsidRPr="00806605">
        <w:rPr>
          <w:rFonts w:ascii="Times New Roman" w:hAnsi="Times New Roman" w:cs="Times New Roman"/>
        </w:rPr>
        <w:lastRenderedPageBreak/>
        <w:t>experimental design could be limiting our conclusions. The behaviour measured here, for instance, may be more cognitively complex than detection alone implies. Other processes such as decision-making and further information processing could still contribute to individual differences in performance. These processes may be governed by brain regions distinct from the olfactory bulbs and optic tecta examined h</w:t>
      </w:r>
      <w:r w:rsidRPr="00806605">
        <w:rPr>
          <w:rFonts w:ascii="Times New Roman" w:hAnsi="Times New Roman" w:cs="Times New Roman"/>
        </w:rPr>
        <w:t>ere, which could explain why mitochondrial function in these regions was not related to our behavioural metrics. Given that brain effects of prenatal GCs and temperature can be region-dependent (</w:t>
      </w:r>
      <w:hyperlink w:anchor="ref-coomber_independent_1997">
        <w:r w:rsidR="00CD372C" w:rsidRPr="00806605">
          <w:rPr>
            <w:rStyle w:val="Hyperlink"/>
            <w:rFonts w:ascii="Times New Roman" w:hAnsi="Times New Roman" w:cs="Times New Roman"/>
          </w:rPr>
          <w:t>Coomber et al., 1997</w:t>
        </w:r>
      </w:hyperlink>
      <w:r w:rsidRPr="00806605">
        <w:rPr>
          <w:rFonts w:ascii="Times New Roman" w:hAnsi="Times New Roman" w:cs="Times New Roman"/>
        </w:rPr>
        <w:t xml:space="preserve">; </w:t>
      </w:r>
      <w:hyperlink w:anchor="ref-sakata_neural_2000">
        <w:r w:rsidR="00CD372C" w:rsidRPr="00806605">
          <w:rPr>
            <w:rStyle w:val="Hyperlink"/>
            <w:rFonts w:ascii="Times New Roman" w:hAnsi="Times New Roman" w:cs="Times New Roman"/>
          </w:rPr>
          <w:t>Sakata et al., 2000</w:t>
        </w:r>
      </w:hyperlink>
      <w:r w:rsidRPr="00806605">
        <w:rPr>
          <w:rFonts w:ascii="Times New Roman" w:hAnsi="Times New Roman" w:cs="Times New Roman"/>
        </w:rPr>
        <w:t>), CORT may have affected regions beyond those examined here, involved in cognitive processes related to foraging beyond detection itself; this could also explain why CORT affected chemical but not visual detection, if the regions supporting each sensory modality differ in their sensitivity to CORT. Alternatively, prenatal CORT could alter chemosensory sensitivity through pathways independent of mitochondrial function altogether. In rats (</w:t>
      </w:r>
      <w:r w:rsidRPr="00806605">
        <w:rPr>
          <w:rFonts w:ascii="Times New Roman" w:hAnsi="Times New Roman" w:cs="Times New Roman"/>
          <w:i/>
          <w:iCs/>
        </w:rPr>
        <w:t>R. norvegicus</w:t>
      </w:r>
      <w:r w:rsidRPr="00806605">
        <w:rPr>
          <w:rFonts w:ascii="Times New Roman" w:hAnsi="Times New Roman" w:cs="Times New Roman"/>
        </w:rPr>
        <w:t>), the synthetic glucocorticoid dexamethasone enhances d</w:t>
      </w:r>
      <w:r w:rsidRPr="00806605">
        <w:rPr>
          <w:rFonts w:ascii="Times New Roman" w:hAnsi="Times New Roman" w:cs="Times New Roman"/>
        </w:rPr>
        <w:t>etection of chemical stimuli by upregulating gene expression in the olfactory mucosa (</w:t>
      </w:r>
      <w:hyperlink w:anchor="ref-meunier2020olfactory">
        <w:r w:rsidR="00CD372C" w:rsidRPr="00806605">
          <w:rPr>
            <w:rStyle w:val="Hyperlink"/>
            <w:rFonts w:ascii="Times New Roman" w:hAnsi="Times New Roman" w:cs="Times New Roman"/>
          </w:rPr>
          <w:t>Meunier et al., 2020</w:t>
        </w:r>
      </w:hyperlink>
      <w:r w:rsidRPr="00806605">
        <w:rPr>
          <w:rFonts w:ascii="Times New Roman" w:hAnsi="Times New Roman" w:cs="Times New Roman"/>
        </w:rPr>
        <w:t>); if a comparable transcriptional mechanism operates in lizards, this could account for the treatment effect on chemical detection without involving the mitochondrial measures assessed here.</w:t>
      </w:r>
    </w:p>
    <w:p w14:paraId="04E31F54" w14:textId="77777777" w:rsidR="00CD372C" w:rsidRPr="00806605" w:rsidRDefault="000751A7"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A further possibility is that the observed difference in chemical detection reflects treatment effects on motivation rather than sensory processing. Prenatal CORT can increase hunger through elevated metabolic rate and resource mobilisation (</w:t>
      </w:r>
      <w:hyperlink w:anchor="ref-cossin-sevrin_effect_2022">
        <w:r w:rsidR="00CD372C" w:rsidRPr="00806605">
          <w:rPr>
            <w:rStyle w:val="Hyperlink"/>
            <w:rFonts w:ascii="Times New Roman" w:hAnsi="Times New Roman" w:cs="Times New Roman"/>
          </w:rPr>
          <w:t>Cossin-Sevrin et al., 2022</w:t>
        </w:r>
      </w:hyperlink>
      <w:r w:rsidRPr="00806605">
        <w:rPr>
          <w:rFonts w:ascii="Times New Roman" w:hAnsi="Times New Roman" w:cs="Times New Roman"/>
        </w:rPr>
        <w:t xml:space="preserve">; </w:t>
      </w:r>
      <w:hyperlink w:anchor="ref-spencer2008post">
        <w:r w:rsidR="00CD372C" w:rsidRPr="00806605">
          <w:rPr>
            <w:rStyle w:val="Hyperlink"/>
            <w:rFonts w:ascii="Times New Roman" w:hAnsi="Times New Roman" w:cs="Times New Roman"/>
          </w:rPr>
          <w:t>Spencer &amp; Verhulst, 2008</w:t>
        </w:r>
      </w:hyperlink>
      <w:r w:rsidRPr="00806605">
        <w:rPr>
          <w:rFonts w:ascii="Times New Roman" w:hAnsi="Times New Roman" w:cs="Times New Roman"/>
        </w:rPr>
        <w:t xml:space="preserve">; but see </w:t>
      </w:r>
      <w:hyperlink w:anchor="ref-crino_corticosterone_2014-learn">
        <w:r w:rsidR="00CD372C" w:rsidRPr="00806605">
          <w:rPr>
            <w:rStyle w:val="Hyperlink"/>
            <w:rFonts w:ascii="Times New Roman" w:hAnsi="Times New Roman" w:cs="Times New Roman"/>
          </w:rPr>
          <w:t>Crino et al., 2014</w:t>
        </w:r>
      </w:hyperlink>
      <w:r w:rsidRPr="00806605">
        <w:rPr>
          <w:rFonts w:ascii="Times New Roman" w:hAnsi="Times New Roman" w:cs="Times New Roman"/>
        </w:rPr>
        <w:t>), potentially elevating motivation in CORT-treated lizards. We find this possibility less likely, since we fasted lizards for two days to standardise hunger levels, the interaction between CORT and motivation was not significant in our models (Table S23), and motivational changes alone do not explain why CORT affected chemical but not visual detection specifically. Nonetheless, higher motivation could still have shaped behaviour beyond what we were able to control for. Similarly, the use of acoustic cues c</w:t>
      </w:r>
      <w:r w:rsidRPr="00806605">
        <w:rPr>
          <w:rFonts w:ascii="Times New Roman" w:hAnsi="Times New Roman" w:cs="Times New Roman"/>
        </w:rPr>
        <w:t xml:space="preserve">ould contribute to our results, although we find this possibility unlikely since the behaviour in chemical tests was directed towards the filter paper instead of the area where the prey was hidden (see </w:t>
      </w:r>
      <w:hyperlink w:anchor="fig-Methods">
        <w:r w:rsidR="00CD372C" w:rsidRPr="00806605">
          <w:rPr>
            <w:rStyle w:val="Hyperlink"/>
            <w:rFonts w:ascii="Times New Roman" w:hAnsi="Times New Roman" w:cs="Times New Roman"/>
          </w:rPr>
          <w:t>Fig. 1</w:t>
        </w:r>
      </w:hyperlink>
      <w:r w:rsidRPr="00806605">
        <w:rPr>
          <w:rFonts w:ascii="Times New Roman" w:hAnsi="Times New Roman" w:cs="Times New Roman"/>
        </w:rPr>
        <w:t xml:space="preserve"> B). Finally, the SEM linking mitochondrial physiology to prey detection relied on a sample size of 80 lizards, which may have been underpowered to detect true relationships between these traits. However, path coefficients were consistently small despite considerable uncertainty around these estimates, a pattern more consistent with a genuine absence of strong relationships than with a failure to detect a large true effect. We cannot rule out, nonetheless, that our sample size limited detection of more mode</w:t>
      </w:r>
      <w:r w:rsidRPr="00806605">
        <w:rPr>
          <w:rFonts w:ascii="Times New Roman" w:hAnsi="Times New Roman" w:cs="Times New Roman"/>
        </w:rPr>
        <w:t>rate effects. Future studies examining mitochondrial physiology in additional, integrative brain regions—alongside direct measures of chemosensory gene expression and foraging motivation—would help disentangle these possibilities and clarify the mechanisms linking prenatal environment to prey detection in this species.</w:t>
      </w:r>
    </w:p>
    <w:p w14:paraId="18359995" w14:textId="77777777" w:rsidR="00CD372C" w:rsidRPr="00806605" w:rsidRDefault="000751A7" w:rsidP="00806605">
      <w:pPr>
        <w:pStyle w:val="Heading4"/>
        <w:spacing w:line="276" w:lineRule="auto"/>
        <w:rPr>
          <w:rFonts w:ascii="Times New Roman" w:hAnsi="Times New Roman" w:cs="Times New Roman"/>
          <w:color w:val="000000" w:themeColor="text1"/>
        </w:rPr>
      </w:pPr>
      <w:bookmarkStart w:id="56" w:name="conclusions"/>
      <w:bookmarkEnd w:id="55"/>
      <w:r w:rsidRPr="00806605">
        <w:rPr>
          <w:rFonts w:ascii="Times New Roman" w:hAnsi="Times New Roman" w:cs="Times New Roman"/>
          <w:color w:val="000000" w:themeColor="text1"/>
        </w:rPr>
        <w:lastRenderedPageBreak/>
        <w:t>Conclusions</w:t>
      </w:r>
    </w:p>
    <w:p w14:paraId="5B51A838" w14:textId="77777777" w:rsidR="00CD372C" w:rsidRPr="00806605" w:rsidRDefault="000751A7" w:rsidP="00806605">
      <w:pPr>
        <w:pStyle w:val="FirstParagraph"/>
        <w:spacing w:line="276" w:lineRule="auto"/>
        <w:rPr>
          <w:rFonts w:cs="Times New Roman"/>
        </w:rPr>
      </w:pPr>
      <w:r w:rsidRPr="00806605">
        <w:rPr>
          <w:rFonts w:cs="Times New Roman"/>
        </w:rPr>
        <w:t xml:space="preserve">Prenatal CORT and incubation temperature shaped oxidative damage in </w:t>
      </w:r>
      <w:r w:rsidRPr="00806605">
        <w:rPr>
          <w:rFonts w:cs="Times New Roman"/>
          <w:i/>
          <w:iCs/>
        </w:rPr>
        <w:t>L. delicata</w:t>
      </w:r>
      <w:r w:rsidRPr="00806605">
        <w:rPr>
          <w:rFonts w:cs="Times New Roman"/>
        </w:rPr>
        <w:t xml:space="preserve"> in a molecule- and context-dependent manner, while leaving mitochondrial density, metabolic capacity, and oxidative stress unaffected. This pattern may reflect true resilience of these latter traits, transient effects that resolved once environmental conditions converged post-hatching, or a combination of both—a distinction that future studies assessing multiple life stages would help resolve. Prenatal CORT also enhanced chemical, but not visual, prey detection; notably, however, none of the phy</w:t>
      </w:r>
      <w:r w:rsidRPr="00806605">
        <w:rPr>
          <w:rFonts w:cs="Times New Roman"/>
        </w:rPr>
        <w:t>siological traits measured—–on mitochondrial density, metabolic capacity, oxidative stress, or oxidative damage—–were related to these effects or prey detection more broadly. This decoupling between prenatal effects on brain physiology and prenatal effects on behaviour contrasts with the mitochondria-cognition relationship reported in other vertebrate systems (</w:t>
      </w:r>
      <w:hyperlink w:anchor="ref-pass2020impact">
        <w:r w:rsidR="00CD372C" w:rsidRPr="00806605">
          <w:rPr>
            <w:rStyle w:val="Hyperlink"/>
            <w:rFonts w:cs="Times New Roman"/>
          </w:rPr>
          <w:t>Paß et al., 2020</w:t>
        </w:r>
      </w:hyperlink>
      <w:r w:rsidRPr="00806605">
        <w:rPr>
          <w:rFonts w:cs="Times New Roman"/>
        </w:rPr>
        <w:t xml:space="preserve">; </w:t>
      </w:r>
      <w:hyperlink w:anchor="ref-wong2010energy">
        <w:r w:rsidR="00CD372C" w:rsidRPr="00806605">
          <w:rPr>
            <w:rStyle w:val="Hyperlink"/>
            <w:rFonts w:cs="Times New Roman"/>
          </w:rPr>
          <w:t>Wong-Riley, 2010</w:t>
        </w:r>
      </w:hyperlink>
      <w:r w:rsidRPr="00806605">
        <w:rPr>
          <w:rFonts w:cs="Times New Roman"/>
        </w:rPr>
        <w:t>), and suggests that this relationship may be more species-, tissue-, and context-dependent than currently assumed. Rather than reflecting mitochondrial dysfunction in the sensory-processing regions examined here, the effect of prenatal CORT on chemical detection could arise through alternative physiological pathways, alterations in other brain regions related to foraging behaviour, or motivational shifts beyond what our design controlled for. Disentangling these possibilities, alongside clarifying the tiss</w:t>
      </w:r>
      <w:r w:rsidRPr="00806605">
        <w:rPr>
          <w:rFonts w:cs="Times New Roman"/>
        </w:rPr>
        <w:t>ue-, age-, and region-specific patterns of oxidative damage reported here, represents an important next step for understanding how early-life environments shape cognition through mitochondrial and non-mitochondrial pathways.</w:t>
      </w:r>
    </w:p>
    <w:p w14:paraId="66AF43EF" w14:textId="77777777" w:rsidR="00CD372C" w:rsidRPr="00806605" w:rsidRDefault="000751A7" w:rsidP="00806605">
      <w:pPr>
        <w:pStyle w:val="Heading3"/>
        <w:spacing w:line="276" w:lineRule="auto"/>
        <w:rPr>
          <w:rFonts w:ascii="Times New Roman" w:hAnsi="Times New Roman" w:cs="Times New Roman"/>
          <w:color w:val="000000" w:themeColor="text1"/>
        </w:rPr>
      </w:pPr>
      <w:bookmarkStart w:id="57" w:name="ethics"/>
      <w:bookmarkEnd w:id="56"/>
      <w:r w:rsidRPr="00806605">
        <w:rPr>
          <w:rFonts w:ascii="Times New Roman" w:hAnsi="Times New Roman" w:cs="Times New Roman"/>
          <w:color w:val="000000" w:themeColor="text1"/>
        </w:rPr>
        <w:t>Ethics</w:t>
      </w:r>
    </w:p>
    <w:p w14:paraId="6CCE0EA0" w14:textId="77777777" w:rsidR="00CD372C" w:rsidRPr="00806605" w:rsidRDefault="000751A7" w:rsidP="00806605">
      <w:pPr>
        <w:pStyle w:val="FirstParagraph"/>
        <w:spacing w:line="276" w:lineRule="auto"/>
        <w:rPr>
          <w:rFonts w:cs="Times New Roman"/>
        </w:rPr>
      </w:pPr>
      <w:r w:rsidRPr="00806605">
        <w:rPr>
          <w:rFonts w:cs="Times New Roman"/>
        </w:rPr>
        <w:t xml:space="preserve">Both the breeding animals and the experimental lizards were provided humane laboratory housing, with thermoregulatory opportunities, light (UV and heat) and moderate levels of humidity. Euthanasia was performed by intraperitoneal injection of a 10 mg/kg of a 10 mg/mL alfaxan solution (a potent anesthetic) followed by decapitation. We monitored the animals to ensure there was no irritation from the agent as indicated by distressed animals. Before disposing of the lizard, we confirmed the absence of righting </w:t>
      </w:r>
      <w:r w:rsidRPr="00806605">
        <w:rPr>
          <w:rFonts w:cs="Times New Roman"/>
        </w:rPr>
        <w:t>response and pinching reflex in one of the front limbs. All the protocols complied with Australian law and were approved by the Australian National University Animal Experimentation Ethics Committee (A2022/33).</w:t>
      </w:r>
    </w:p>
    <w:p w14:paraId="3813F20F" w14:textId="77777777" w:rsidR="00CD372C" w:rsidRPr="00806605" w:rsidRDefault="000751A7" w:rsidP="00806605">
      <w:pPr>
        <w:pStyle w:val="Heading3"/>
        <w:spacing w:line="276" w:lineRule="auto"/>
        <w:rPr>
          <w:rFonts w:ascii="Times New Roman" w:hAnsi="Times New Roman" w:cs="Times New Roman"/>
          <w:color w:val="000000" w:themeColor="text1"/>
        </w:rPr>
      </w:pPr>
      <w:bookmarkStart w:id="58" w:name="data-accessibility"/>
      <w:bookmarkEnd w:id="57"/>
      <w:r w:rsidRPr="00806605">
        <w:rPr>
          <w:rFonts w:ascii="Times New Roman" w:hAnsi="Times New Roman" w:cs="Times New Roman"/>
          <w:color w:val="000000" w:themeColor="text1"/>
        </w:rPr>
        <w:t>Data accessibility</w:t>
      </w:r>
    </w:p>
    <w:p w14:paraId="7039EC82" w14:textId="77777777" w:rsidR="00CD372C" w:rsidRPr="00806605" w:rsidRDefault="000751A7" w:rsidP="00806605">
      <w:pPr>
        <w:pStyle w:val="FirstParagraph"/>
        <w:spacing w:line="276" w:lineRule="auto"/>
        <w:rPr>
          <w:rFonts w:cs="Times New Roman"/>
          <w:color w:val="000000" w:themeColor="text1"/>
        </w:rPr>
      </w:pPr>
      <w:r w:rsidRPr="00806605">
        <w:rPr>
          <w:rFonts w:cs="Times New Roman"/>
          <w:color w:val="000000" w:themeColor="text1"/>
        </w:rPr>
        <w:t xml:space="preserve">All data, data description, and R code are available in public repository </w:t>
      </w:r>
      <w:hyperlink r:id="rId14">
        <w:r w:rsidR="00CD372C" w:rsidRPr="00806605">
          <w:rPr>
            <w:rStyle w:val="Hyperlink"/>
            <w:rFonts w:cs="Times New Roman"/>
            <w:color w:val="000000" w:themeColor="text1"/>
          </w:rPr>
          <w:t>https://github.com/Pablo-Recio/CORT_Temp_PreyD</w:t>
        </w:r>
      </w:hyperlink>
      <w:r w:rsidRPr="00806605">
        <w:rPr>
          <w:rFonts w:cs="Times New Roman"/>
          <w:color w:val="000000" w:themeColor="text1"/>
        </w:rPr>
        <w:t>.</w:t>
      </w:r>
    </w:p>
    <w:p w14:paraId="793326DE" w14:textId="77777777" w:rsidR="00CD372C" w:rsidRPr="00806605" w:rsidRDefault="000751A7" w:rsidP="00806605">
      <w:pPr>
        <w:pStyle w:val="Heading3"/>
        <w:spacing w:line="276" w:lineRule="auto"/>
        <w:rPr>
          <w:rFonts w:ascii="Times New Roman" w:hAnsi="Times New Roman" w:cs="Times New Roman"/>
          <w:color w:val="000000" w:themeColor="text1"/>
        </w:rPr>
      </w:pPr>
      <w:bookmarkStart w:id="59" w:name="declaration-of-ai-use"/>
      <w:bookmarkEnd w:id="58"/>
      <w:r w:rsidRPr="00806605">
        <w:rPr>
          <w:rFonts w:ascii="Times New Roman" w:hAnsi="Times New Roman" w:cs="Times New Roman"/>
          <w:color w:val="000000" w:themeColor="text1"/>
        </w:rPr>
        <w:t>Declaration of AI use</w:t>
      </w:r>
    </w:p>
    <w:p w14:paraId="3A670537" w14:textId="77777777" w:rsidR="00CD372C" w:rsidRPr="00806605" w:rsidRDefault="000751A7" w:rsidP="00806605">
      <w:pPr>
        <w:pStyle w:val="FirstParagraph"/>
        <w:spacing w:line="276" w:lineRule="auto"/>
        <w:rPr>
          <w:rFonts w:cs="Times New Roman"/>
          <w:color w:val="000000" w:themeColor="text1"/>
        </w:rPr>
      </w:pPr>
      <w:r w:rsidRPr="00806605">
        <w:rPr>
          <w:rFonts w:cs="Times New Roman"/>
          <w:color w:val="000000" w:themeColor="text1"/>
        </w:rPr>
        <w:t>We declare Chat GPT was used for inspecting the code for errors when necessary. All other parts of the manuscript were written by the authors.</w:t>
      </w:r>
    </w:p>
    <w:p w14:paraId="1D3FDE7B" w14:textId="77777777" w:rsidR="00CD372C" w:rsidRPr="00806605" w:rsidRDefault="000751A7" w:rsidP="00806605">
      <w:pPr>
        <w:pStyle w:val="Heading3"/>
        <w:spacing w:line="276" w:lineRule="auto"/>
        <w:rPr>
          <w:rFonts w:ascii="Times New Roman" w:hAnsi="Times New Roman" w:cs="Times New Roman"/>
          <w:color w:val="000000" w:themeColor="text1"/>
        </w:rPr>
      </w:pPr>
      <w:bookmarkStart w:id="60" w:name="authors-contributions"/>
      <w:bookmarkEnd w:id="59"/>
      <w:r w:rsidRPr="00806605">
        <w:rPr>
          <w:rFonts w:ascii="Times New Roman" w:hAnsi="Times New Roman" w:cs="Times New Roman"/>
          <w:color w:val="000000" w:themeColor="text1"/>
        </w:rPr>
        <w:lastRenderedPageBreak/>
        <w:t>Authors’ contributions</w:t>
      </w:r>
    </w:p>
    <w:p w14:paraId="3646E3CF" w14:textId="77777777" w:rsidR="00CD372C" w:rsidRPr="00806605" w:rsidRDefault="000751A7" w:rsidP="00806605">
      <w:pPr>
        <w:pStyle w:val="FirstParagraph"/>
        <w:spacing w:line="276" w:lineRule="auto"/>
        <w:rPr>
          <w:rFonts w:cs="Times New Roman"/>
          <w:color w:val="000000" w:themeColor="text1"/>
        </w:rPr>
      </w:pPr>
      <w:r w:rsidRPr="00806605">
        <w:rPr>
          <w:rFonts w:cs="Times New Roman"/>
          <w:color w:val="000000" w:themeColor="text1"/>
        </w:rPr>
        <w:t xml:space="preserve">Conceptualization: P.R., D.C.L., O.L.C., C.R.F., D.W.A.N.; Data curation: P.R., D.C.L.; Formal analysis: P.R.; Funding acquisition: C.R.F., D.W.A.N.; Investigation: P.R., D.C.L..; Methodology: P.R., D.C.L., O.L.C., C.R.F., D.W.A.N.; Project administration: P.R., D.C.L.; Resources: D.W.A.N.; Supervision: D.W.A.N., C.R.F.; Validation: P.R., D.C.L., D.W.A.N.; Visualization: P.R.; Writing – original draft: P.R.; Writing – review &amp; editing: All authors. All authors gave final approval for publication and agreed </w:t>
      </w:r>
      <w:r w:rsidRPr="00806605">
        <w:rPr>
          <w:rFonts w:cs="Times New Roman"/>
          <w:color w:val="000000" w:themeColor="text1"/>
        </w:rPr>
        <w:t>to be held accountable for the work performed therein.</w:t>
      </w:r>
    </w:p>
    <w:p w14:paraId="589E4ED8" w14:textId="77777777" w:rsidR="00CD372C" w:rsidRPr="00806605" w:rsidRDefault="000751A7" w:rsidP="00806605">
      <w:pPr>
        <w:pStyle w:val="Heading3"/>
        <w:spacing w:line="276" w:lineRule="auto"/>
        <w:rPr>
          <w:rFonts w:ascii="Times New Roman" w:hAnsi="Times New Roman" w:cs="Times New Roman"/>
          <w:color w:val="000000" w:themeColor="text1"/>
        </w:rPr>
      </w:pPr>
      <w:bookmarkStart w:id="61" w:name="conflict-of-interest-declaration"/>
      <w:bookmarkEnd w:id="60"/>
      <w:r w:rsidRPr="00806605">
        <w:rPr>
          <w:rFonts w:ascii="Times New Roman" w:hAnsi="Times New Roman" w:cs="Times New Roman"/>
          <w:color w:val="000000" w:themeColor="text1"/>
        </w:rPr>
        <w:t>Conflict of interest declaration</w:t>
      </w:r>
    </w:p>
    <w:p w14:paraId="4C439BB8" w14:textId="77777777" w:rsidR="00CD372C" w:rsidRPr="00806605" w:rsidRDefault="000751A7" w:rsidP="00806605">
      <w:pPr>
        <w:pStyle w:val="FirstParagraph"/>
        <w:spacing w:line="276" w:lineRule="auto"/>
        <w:rPr>
          <w:rFonts w:cs="Times New Roman"/>
          <w:color w:val="000000" w:themeColor="text1"/>
        </w:rPr>
      </w:pPr>
      <w:r w:rsidRPr="00806605">
        <w:rPr>
          <w:rFonts w:cs="Times New Roman"/>
          <w:color w:val="000000" w:themeColor="text1"/>
        </w:rPr>
        <w:t>We declare we have no competing interests.</w:t>
      </w:r>
    </w:p>
    <w:p w14:paraId="58B9C738" w14:textId="77777777" w:rsidR="00CD372C" w:rsidRPr="00806605" w:rsidRDefault="000751A7" w:rsidP="00806605">
      <w:pPr>
        <w:pStyle w:val="Heading3"/>
        <w:spacing w:line="276" w:lineRule="auto"/>
        <w:rPr>
          <w:rFonts w:ascii="Times New Roman" w:hAnsi="Times New Roman" w:cs="Times New Roman"/>
          <w:color w:val="000000" w:themeColor="text1"/>
        </w:rPr>
      </w:pPr>
      <w:bookmarkStart w:id="62" w:name="funding"/>
      <w:bookmarkEnd w:id="61"/>
      <w:r w:rsidRPr="00806605">
        <w:rPr>
          <w:rFonts w:ascii="Times New Roman" w:hAnsi="Times New Roman" w:cs="Times New Roman"/>
          <w:color w:val="000000" w:themeColor="text1"/>
        </w:rPr>
        <w:t>Funding</w:t>
      </w:r>
    </w:p>
    <w:p w14:paraId="6A1CA654" w14:textId="77777777" w:rsidR="00CD372C" w:rsidRPr="00806605" w:rsidRDefault="000751A7" w:rsidP="00806605">
      <w:pPr>
        <w:pStyle w:val="FirstParagraph"/>
        <w:spacing w:line="276" w:lineRule="auto"/>
        <w:rPr>
          <w:rFonts w:cs="Times New Roman"/>
          <w:color w:val="000000" w:themeColor="text1"/>
        </w:rPr>
      </w:pPr>
      <w:r w:rsidRPr="00806605">
        <w:rPr>
          <w:rFonts w:cs="Times New Roman"/>
          <w:color w:val="000000" w:themeColor="text1"/>
        </w:rPr>
        <w:t>This work was supported by a National Australian University fellowship (to P.R. and D.C.L.), and the Australian Research Council (grant no. DP210101152) to D.N. and C.R.F.</w:t>
      </w:r>
    </w:p>
    <w:p w14:paraId="6825CF70" w14:textId="77777777" w:rsidR="00CD372C" w:rsidRPr="00806605" w:rsidRDefault="000751A7" w:rsidP="00806605">
      <w:pPr>
        <w:pStyle w:val="Heading3"/>
        <w:spacing w:line="276" w:lineRule="auto"/>
        <w:rPr>
          <w:rFonts w:ascii="Times New Roman" w:hAnsi="Times New Roman" w:cs="Times New Roman"/>
          <w:color w:val="000000" w:themeColor="text1"/>
        </w:rPr>
      </w:pPr>
      <w:bookmarkStart w:id="63" w:name="acknowledgements"/>
      <w:bookmarkEnd w:id="62"/>
      <w:r w:rsidRPr="00806605">
        <w:rPr>
          <w:rFonts w:ascii="Times New Roman" w:hAnsi="Times New Roman" w:cs="Times New Roman"/>
          <w:color w:val="000000" w:themeColor="text1"/>
        </w:rPr>
        <w:t>Acknowledgements</w:t>
      </w:r>
    </w:p>
    <w:p w14:paraId="0D93DD3F" w14:textId="77777777" w:rsidR="00CD372C" w:rsidRPr="00806605" w:rsidRDefault="000751A7" w:rsidP="00806605">
      <w:pPr>
        <w:pStyle w:val="FirstParagraph"/>
        <w:spacing w:line="276" w:lineRule="auto"/>
        <w:rPr>
          <w:rFonts w:cs="Times New Roman"/>
          <w:color w:val="000000" w:themeColor="text1"/>
        </w:rPr>
      </w:pPr>
      <w:r w:rsidRPr="00806605">
        <w:rPr>
          <w:rFonts w:cs="Times New Roman"/>
          <w:color w:val="000000" w:themeColor="text1"/>
        </w:rPr>
        <w:t>We thank Mick Devoy and the Cytometry, Histology and Spatial Multiomics team for their advice and help througout the flow cytometry protocols. We thank the help and assistance of our lab technicians Benjamin Durant and Michelle Stephens for taking care of the lizards. We also thank ANU MakerSpace, where we designed and built the prototypes of the 3D printed feeders. The authors acknowledge Microscopy Australia (ROR: 042mm0k03) at the Centre for Advanced Microscopy, The Australian National University, a faci</w:t>
      </w:r>
      <w:r w:rsidRPr="00806605">
        <w:rPr>
          <w:rFonts w:cs="Times New Roman"/>
          <w:color w:val="000000" w:themeColor="text1"/>
        </w:rPr>
        <w:t>lity enabled by NCRIS and university support. We specifically thank Dr Angus Rae and Dr Daryl Webb for their help with microscopy protocols. Finally, we wish to acknowledge the anonymous reviewers for their valuable feedback on the manuscript.</w:t>
      </w:r>
    </w:p>
    <w:p w14:paraId="7C9B8064" w14:textId="77777777" w:rsidR="00CD372C" w:rsidRPr="00806605" w:rsidRDefault="000751A7" w:rsidP="00806605">
      <w:pPr>
        <w:pStyle w:val="Heading1"/>
        <w:spacing w:line="276" w:lineRule="auto"/>
        <w:rPr>
          <w:rFonts w:ascii="Times New Roman" w:hAnsi="Times New Roman" w:cs="Times New Roman"/>
          <w:color w:val="000000" w:themeColor="text1"/>
        </w:rPr>
      </w:pPr>
      <w:bookmarkStart w:id="64" w:name="references"/>
      <w:bookmarkEnd w:id="40"/>
      <w:bookmarkEnd w:id="63"/>
      <w:r w:rsidRPr="00806605">
        <w:rPr>
          <w:rFonts w:ascii="Times New Roman" w:hAnsi="Times New Roman" w:cs="Times New Roman"/>
          <w:color w:val="000000" w:themeColor="text1"/>
        </w:rPr>
        <w:t>References</w:t>
      </w:r>
    </w:p>
    <w:p w14:paraId="7499799B" w14:textId="77777777" w:rsidR="00CD372C" w:rsidRPr="00806605" w:rsidRDefault="000751A7" w:rsidP="00806605">
      <w:pPr>
        <w:pStyle w:val="Bibliography"/>
        <w:spacing w:line="276" w:lineRule="auto"/>
        <w:rPr>
          <w:rFonts w:ascii="Times New Roman" w:hAnsi="Times New Roman" w:cs="Times New Roman"/>
        </w:rPr>
      </w:pPr>
      <w:bookmarkStart w:id="65" w:name="ref-abayarathna_effects_2020"/>
      <w:bookmarkStart w:id="66" w:name="refs"/>
      <w:r w:rsidRPr="00806605">
        <w:rPr>
          <w:rFonts w:ascii="Times New Roman" w:hAnsi="Times New Roman" w:cs="Times New Roman"/>
        </w:rPr>
        <w:t xml:space="preserve">Abayarathna, T., &amp; Webb, J. K. (2020). Effects of incubation temperatures on learning abilities of hatchling velvet geckos. </w:t>
      </w:r>
      <w:r w:rsidRPr="00806605">
        <w:rPr>
          <w:rFonts w:ascii="Times New Roman" w:hAnsi="Times New Roman" w:cs="Times New Roman"/>
          <w:i/>
          <w:iCs/>
        </w:rPr>
        <w:t>Animal Cognition</w:t>
      </w:r>
      <w:r w:rsidRPr="00806605">
        <w:rPr>
          <w:rFonts w:ascii="Times New Roman" w:hAnsi="Times New Roman" w:cs="Times New Roman"/>
        </w:rPr>
        <w:t xml:space="preserve">, </w:t>
      </w:r>
      <w:r w:rsidRPr="00806605">
        <w:rPr>
          <w:rFonts w:ascii="Times New Roman" w:hAnsi="Times New Roman" w:cs="Times New Roman"/>
          <w:i/>
          <w:iCs/>
        </w:rPr>
        <w:t>23</w:t>
      </w:r>
      <w:r w:rsidRPr="00806605">
        <w:rPr>
          <w:rFonts w:ascii="Times New Roman" w:hAnsi="Times New Roman" w:cs="Times New Roman"/>
        </w:rPr>
        <w:t xml:space="preserve">(4), 613–620. </w:t>
      </w:r>
      <w:hyperlink r:id="rId15">
        <w:r w:rsidR="00CD372C" w:rsidRPr="00806605">
          <w:rPr>
            <w:rStyle w:val="Hyperlink"/>
            <w:rFonts w:ascii="Times New Roman" w:hAnsi="Times New Roman" w:cs="Times New Roman"/>
          </w:rPr>
          <w:t>https://doi.org/10.1007/s10071-020-01365-4</w:t>
        </w:r>
      </w:hyperlink>
    </w:p>
    <w:p w14:paraId="3EDB241F" w14:textId="77777777" w:rsidR="00CD372C" w:rsidRPr="00806605" w:rsidRDefault="000751A7" w:rsidP="00806605">
      <w:pPr>
        <w:pStyle w:val="Bibliography"/>
        <w:spacing w:line="276" w:lineRule="auto"/>
        <w:rPr>
          <w:rFonts w:ascii="Times New Roman" w:hAnsi="Times New Roman" w:cs="Times New Roman"/>
        </w:rPr>
      </w:pPr>
      <w:bookmarkStart w:id="67" w:name="ref-alexandrov_neuronal_2022"/>
      <w:bookmarkEnd w:id="65"/>
      <w:r w:rsidRPr="00806605">
        <w:rPr>
          <w:rFonts w:ascii="Times New Roman" w:hAnsi="Times New Roman" w:cs="Times New Roman"/>
        </w:rPr>
        <w:t xml:space="preserve">Alexandrov, Y. I., &amp; Pletnikov, M. V. (2022). Neuronal metabolism in learning and memory: The anticipatory activity perspective. </w:t>
      </w:r>
      <w:r w:rsidRPr="00806605">
        <w:rPr>
          <w:rFonts w:ascii="Times New Roman" w:hAnsi="Times New Roman" w:cs="Times New Roman"/>
          <w:i/>
          <w:iCs/>
        </w:rPr>
        <w:t>Neuroscience &amp; Biobehavioral Reviews</w:t>
      </w:r>
      <w:r w:rsidRPr="00806605">
        <w:rPr>
          <w:rFonts w:ascii="Times New Roman" w:hAnsi="Times New Roman" w:cs="Times New Roman"/>
        </w:rPr>
        <w:t xml:space="preserve">, </w:t>
      </w:r>
      <w:r w:rsidRPr="00806605">
        <w:rPr>
          <w:rFonts w:ascii="Times New Roman" w:hAnsi="Times New Roman" w:cs="Times New Roman"/>
          <w:i/>
          <w:iCs/>
        </w:rPr>
        <w:t>137</w:t>
      </w:r>
      <w:r w:rsidRPr="00806605">
        <w:rPr>
          <w:rFonts w:ascii="Times New Roman" w:hAnsi="Times New Roman" w:cs="Times New Roman"/>
        </w:rPr>
        <w:t xml:space="preserve">, 104664. </w:t>
      </w:r>
      <w:hyperlink r:id="rId16">
        <w:r w:rsidR="00CD372C" w:rsidRPr="00806605">
          <w:rPr>
            <w:rStyle w:val="Hyperlink"/>
            <w:rFonts w:ascii="Times New Roman" w:hAnsi="Times New Roman" w:cs="Times New Roman"/>
          </w:rPr>
          <w:t>https://doi.org/10.1016/j.neubiorev.2022.104664</w:t>
        </w:r>
      </w:hyperlink>
    </w:p>
    <w:p w14:paraId="780599FE" w14:textId="77777777" w:rsidR="00CD372C" w:rsidRPr="00806605" w:rsidRDefault="000751A7" w:rsidP="00806605">
      <w:pPr>
        <w:pStyle w:val="Bibliography"/>
        <w:spacing w:line="276" w:lineRule="auto"/>
        <w:rPr>
          <w:rFonts w:ascii="Times New Roman" w:hAnsi="Times New Roman" w:cs="Times New Roman"/>
        </w:rPr>
      </w:pPr>
      <w:bookmarkStart w:id="68" w:name="ref-almasi2012maternal"/>
      <w:bookmarkEnd w:id="67"/>
      <w:r w:rsidRPr="00806605">
        <w:rPr>
          <w:rFonts w:ascii="Times New Roman" w:hAnsi="Times New Roman" w:cs="Times New Roman"/>
        </w:rPr>
        <w:t xml:space="preserve">Almasi, B., Rettenbacher, S., Müller, C., Brill, S., Wagner, H., &amp; Jenni, L. (2012). Maternal corticosterone is transferred into the egg yolk. </w:t>
      </w:r>
      <w:r w:rsidRPr="00806605">
        <w:rPr>
          <w:rFonts w:ascii="Times New Roman" w:hAnsi="Times New Roman" w:cs="Times New Roman"/>
          <w:i/>
          <w:iCs/>
        </w:rPr>
        <w:t>General and Comparative Endocrinology</w:t>
      </w:r>
      <w:r w:rsidRPr="00806605">
        <w:rPr>
          <w:rFonts w:ascii="Times New Roman" w:hAnsi="Times New Roman" w:cs="Times New Roman"/>
        </w:rPr>
        <w:t xml:space="preserve">, </w:t>
      </w:r>
      <w:r w:rsidRPr="00806605">
        <w:rPr>
          <w:rFonts w:ascii="Times New Roman" w:hAnsi="Times New Roman" w:cs="Times New Roman"/>
          <w:i/>
          <w:iCs/>
        </w:rPr>
        <w:t>178</w:t>
      </w:r>
      <w:r w:rsidRPr="00806605">
        <w:rPr>
          <w:rFonts w:ascii="Times New Roman" w:hAnsi="Times New Roman" w:cs="Times New Roman"/>
        </w:rPr>
        <w:t>(1), 139–144.</w:t>
      </w:r>
    </w:p>
    <w:p w14:paraId="09F19239" w14:textId="77777777" w:rsidR="00CD372C" w:rsidRPr="00806605" w:rsidRDefault="000751A7" w:rsidP="00806605">
      <w:pPr>
        <w:pStyle w:val="Bibliography"/>
        <w:spacing w:line="276" w:lineRule="auto"/>
        <w:rPr>
          <w:rFonts w:ascii="Times New Roman" w:hAnsi="Times New Roman" w:cs="Times New Roman"/>
        </w:rPr>
      </w:pPr>
      <w:bookmarkStart w:id="69" w:name="ref-amani2021perinatal"/>
      <w:bookmarkEnd w:id="68"/>
      <w:r w:rsidRPr="00806605">
        <w:rPr>
          <w:rFonts w:ascii="Times New Roman" w:hAnsi="Times New Roman" w:cs="Times New Roman"/>
        </w:rPr>
        <w:lastRenderedPageBreak/>
        <w:t xml:space="preserve">Amani, M., Houwing, D. J., Homberg, J. R., &amp; Salari, A.-A. (2021). Perinatal fluoxetine dose-dependently affects prenatal stress-induced neurobehavioural abnormalities, HPA-axis functioning and underlying brain alterations in rat dams and their offspring. </w:t>
      </w:r>
      <w:r w:rsidRPr="00806605">
        <w:rPr>
          <w:rFonts w:ascii="Times New Roman" w:hAnsi="Times New Roman" w:cs="Times New Roman"/>
          <w:i/>
          <w:iCs/>
        </w:rPr>
        <w:t>Reproductive Toxicology</w:t>
      </w:r>
      <w:r w:rsidRPr="00806605">
        <w:rPr>
          <w:rFonts w:ascii="Times New Roman" w:hAnsi="Times New Roman" w:cs="Times New Roman"/>
        </w:rPr>
        <w:t xml:space="preserve">, </w:t>
      </w:r>
      <w:r w:rsidRPr="00806605">
        <w:rPr>
          <w:rFonts w:ascii="Times New Roman" w:hAnsi="Times New Roman" w:cs="Times New Roman"/>
          <w:i/>
          <w:iCs/>
        </w:rPr>
        <w:t>104</w:t>
      </w:r>
      <w:r w:rsidRPr="00806605">
        <w:rPr>
          <w:rFonts w:ascii="Times New Roman" w:hAnsi="Times New Roman" w:cs="Times New Roman"/>
        </w:rPr>
        <w:t>, 27–43.</w:t>
      </w:r>
    </w:p>
    <w:p w14:paraId="13834C3B" w14:textId="77777777" w:rsidR="00CD372C" w:rsidRPr="00806605" w:rsidRDefault="000751A7" w:rsidP="00806605">
      <w:pPr>
        <w:pStyle w:val="Bibliography"/>
        <w:spacing w:line="276" w:lineRule="auto"/>
        <w:rPr>
          <w:rFonts w:ascii="Times New Roman" w:hAnsi="Times New Roman" w:cs="Times New Roman"/>
        </w:rPr>
      </w:pPr>
      <w:bookmarkStart w:id="70" w:name="ref-amiel_effects_2017"/>
      <w:bookmarkEnd w:id="69"/>
      <w:r w:rsidRPr="00806605">
        <w:rPr>
          <w:rFonts w:ascii="Times New Roman" w:hAnsi="Times New Roman" w:cs="Times New Roman"/>
        </w:rPr>
        <w:t xml:space="preserve">Amiel, J. J., Bao, S., &amp; Shine, R. (2017). The effects of incubation temperature on the development of the cortical forebrain in a lizard. </w:t>
      </w:r>
      <w:r w:rsidRPr="00806605">
        <w:rPr>
          <w:rFonts w:ascii="Times New Roman" w:hAnsi="Times New Roman" w:cs="Times New Roman"/>
          <w:i/>
          <w:iCs/>
        </w:rPr>
        <w:t>Animal Cognition</w:t>
      </w:r>
      <w:r w:rsidRPr="00806605">
        <w:rPr>
          <w:rFonts w:ascii="Times New Roman" w:hAnsi="Times New Roman" w:cs="Times New Roman"/>
        </w:rPr>
        <w:t xml:space="preserve">, </w:t>
      </w:r>
      <w:r w:rsidRPr="00806605">
        <w:rPr>
          <w:rFonts w:ascii="Times New Roman" w:hAnsi="Times New Roman" w:cs="Times New Roman"/>
          <w:i/>
          <w:iCs/>
        </w:rPr>
        <w:t>20</w:t>
      </w:r>
      <w:r w:rsidRPr="00806605">
        <w:rPr>
          <w:rFonts w:ascii="Times New Roman" w:hAnsi="Times New Roman" w:cs="Times New Roman"/>
        </w:rPr>
        <w:t xml:space="preserve">(1), 117–125. </w:t>
      </w:r>
      <w:hyperlink r:id="rId17">
        <w:r w:rsidR="00CD372C" w:rsidRPr="00806605">
          <w:rPr>
            <w:rStyle w:val="Hyperlink"/>
            <w:rFonts w:ascii="Times New Roman" w:hAnsi="Times New Roman" w:cs="Times New Roman"/>
          </w:rPr>
          <w:t>https://doi.org/10.1007/s10071-016-0993-2</w:t>
        </w:r>
      </w:hyperlink>
    </w:p>
    <w:p w14:paraId="2F103DC4" w14:textId="77777777" w:rsidR="00CD372C" w:rsidRPr="00806605" w:rsidRDefault="000751A7" w:rsidP="00806605">
      <w:pPr>
        <w:pStyle w:val="Bibliography"/>
        <w:spacing w:line="276" w:lineRule="auto"/>
        <w:rPr>
          <w:rFonts w:ascii="Times New Roman" w:hAnsi="Times New Roman" w:cs="Times New Roman"/>
        </w:rPr>
      </w:pPr>
      <w:bookmarkStart w:id="71" w:name="ref-amiel_smart_2011"/>
      <w:bookmarkEnd w:id="70"/>
      <w:r w:rsidRPr="00806605">
        <w:rPr>
          <w:rFonts w:ascii="Times New Roman" w:hAnsi="Times New Roman" w:cs="Times New Roman"/>
        </w:rPr>
        <w:t xml:space="preserve">Amiel, J. J., Tingley, R., &amp; Shine, R. (2011). Smart Moves: Effects of Relative Brain Size on Establishment Success of Invasive Amphibians and Reptiles. </w:t>
      </w:r>
      <w:r w:rsidRPr="00806605">
        <w:rPr>
          <w:rFonts w:ascii="Times New Roman" w:hAnsi="Times New Roman" w:cs="Times New Roman"/>
          <w:i/>
          <w:iCs/>
        </w:rPr>
        <w:t>PLoS ONE</w:t>
      </w:r>
      <w:r w:rsidRPr="00806605">
        <w:rPr>
          <w:rFonts w:ascii="Times New Roman" w:hAnsi="Times New Roman" w:cs="Times New Roman"/>
        </w:rPr>
        <w:t xml:space="preserve">, </w:t>
      </w:r>
      <w:r w:rsidRPr="00806605">
        <w:rPr>
          <w:rFonts w:ascii="Times New Roman" w:hAnsi="Times New Roman" w:cs="Times New Roman"/>
          <w:i/>
          <w:iCs/>
        </w:rPr>
        <w:t>6</w:t>
      </w:r>
      <w:r w:rsidRPr="00806605">
        <w:rPr>
          <w:rFonts w:ascii="Times New Roman" w:hAnsi="Times New Roman" w:cs="Times New Roman"/>
        </w:rPr>
        <w:t xml:space="preserve">(4), e18277. </w:t>
      </w:r>
      <w:hyperlink r:id="rId18">
        <w:r w:rsidR="00CD372C" w:rsidRPr="00806605">
          <w:rPr>
            <w:rStyle w:val="Hyperlink"/>
            <w:rFonts w:ascii="Times New Roman" w:hAnsi="Times New Roman" w:cs="Times New Roman"/>
          </w:rPr>
          <w:t>https://doi.org/10.1371/journal.pone.0018277</w:t>
        </w:r>
      </w:hyperlink>
    </w:p>
    <w:p w14:paraId="1D1E42E0" w14:textId="77777777" w:rsidR="00CD372C" w:rsidRPr="00806605" w:rsidRDefault="000751A7" w:rsidP="00806605">
      <w:pPr>
        <w:pStyle w:val="Bibliography"/>
        <w:spacing w:line="276" w:lineRule="auto"/>
        <w:rPr>
          <w:rFonts w:ascii="Times New Roman" w:hAnsi="Times New Roman" w:cs="Times New Roman"/>
        </w:rPr>
      </w:pPr>
      <w:bookmarkStart w:id="72" w:name="ref-bebus_associative_2016"/>
      <w:bookmarkEnd w:id="71"/>
      <w:r w:rsidRPr="00806605">
        <w:rPr>
          <w:rFonts w:ascii="Times New Roman" w:hAnsi="Times New Roman" w:cs="Times New Roman"/>
        </w:rPr>
        <w:t xml:space="preserve">Bebus, S. E., Small, T. W., Jones, B. C., Elderbrock, E. K., &amp; Schoech, S. J. (2016). Associative learning is inversely related to reversal learning and varies with nestling corticosterone exposure. </w:t>
      </w:r>
      <w:r w:rsidRPr="00806605">
        <w:rPr>
          <w:rFonts w:ascii="Times New Roman" w:hAnsi="Times New Roman" w:cs="Times New Roman"/>
          <w:i/>
          <w:iCs/>
        </w:rPr>
        <w:t>Animal Behaviour</w:t>
      </w:r>
      <w:r w:rsidRPr="00806605">
        <w:rPr>
          <w:rFonts w:ascii="Times New Roman" w:hAnsi="Times New Roman" w:cs="Times New Roman"/>
        </w:rPr>
        <w:t xml:space="preserve">, </w:t>
      </w:r>
      <w:r w:rsidRPr="00806605">
        <w:rPr>
          <w:rFonts w:ascii="Times New Roman" w:hAnsi="Times New Roman" w:cs="Times New Roman"/>
          <w:i/>
          <w:iCs/>
        </w:rPr>
        <w:t>111</w:t>
      </w:r>
      <w:r w:rsidRPr="00806605">
        <w:rPr>
          <w:rFonts w:ascii="Times New Roman" w:hAnsi="Times New Roman" w:cs="Times New Roman"/>
        </w:rPr>
        <w:t xml:space="preserve">, 251–260. </w:t>
      </w:r>
      <w:hyperlink r:id="rId19">
        <w:r w:rsidR="00CD372C" w:rsidRPr="00806605">
          <w:rPr>
            <w:rStyle w:val="Hyperlink"/>
            <w:rFonts w:ascii="Times New Roman" w:hAnsi="Times New Roman" w:cs="Times New Roman"/>
          </w:rPr>
          <w:t>https://doi.org/10.1016/j.anbehav.2015.10.027</w:t>
        </w:r>
      </w:hyperlink>
    </w:p>
    <w:p w14:paraId="2CF84778" w14:textId="77777777" w:rsidR="00CD372C" w:rsidRPr="00806605" w:rsidRDefault="000751A7" w:rsidP="00806605">
      <w:pPr>
        <w:pStyle w:val="Bibliography"/>
        <w:spacing w:line="276" w:lineRule="auto"/>
        <w:rPr>
          <w:rFonts w:ascii="Times New Roman" w:hAnsi="Times New Roman" w:cs="Times New Roman"/>
        </w:rPr>
      </w:pPr>
      <w:bookmarkStart w:id="73" w:name="ref-burger_effects_1990"/>
      <w:bookmarkEnd w:id="72"/>
      <w:r w:rsidRPr="00806605">
        <w:rPr>
          <w:rFonts w:ascii="Times New Roman" w:hAnsi="Times New Roman" w:cs="Times New Roman"/>
        </w:rPr>
        <w:t xml:space="preserve">Burger, J. (1990). Effects of Incubation Temperature on Behavior of Young Black Racers (Coluber constrictor) and Kingsnakes (Lampropeltis getulus). </w:t>
      </w:r>
      <w:r w:rsidRPr="00806605">
        <w:rPr>
          <w:rFonts w:ascii="Times New Roman" w:hAnsi="Times New Roman" w:cs="Times New Roman"/>
          <w:i/>
          <w:iCs/>
        </w:rPr>
        <w:t>Journal of Herpetology</w:t>
      </w:r>
      <w:r w:rsidRPr="00806605">
        <w:rPr>
          <w:rFonts w:ascii="Times New Roman" w:hAnsi="Times New Roman" w:cs="Times New Roman"/>
        </w:rPr>
        <w:t xml:space="preserve">, </w:t>
      </w:r>
      <w:r w:rsidRPr="00806605">
        <w:rPr>
          <w:rFonts w:ascii="Times New Roman" w:hAnsi="Times New Roman" w:cs="Times New Roman"/>
          <w:i/>
          <w:iCs/>
        </w:rPr>
        <w:t>24</w:t>
      </w:r>
      <w:r w:rsidRPr="00806605">
        <w:rPr>
          <w:rFonts w:ascii="Times New Roman" w:hAnsi="Times New Roman" w:cs="Times New Roman"/>
        </w:rPr>
        <w:t xml:space="preserve">(2), 158. </w:t>
      </w:r>
      <w:hyperlink r:id="rId20">
        <w:r w:rsidR="00CD372C" w:rsidRPr="00806605">
          <w:rPr>
            <w:rStyle w:val="Hyperlink"/>
            <w:rFonts w:ascii="Times New Roman" w:hAnsi="Times New Roman" w:cs="Times New Roman"/>
          </w:rPr>
          <w:t>https://doi.org/10.2307/1564223</w:t>
        </w:r>
      </w:hyperlink>
    </w:p>
    <w:p w14:paraId="4BDA93FF" w14:textId="77777777" w:rsidR="00CD372C" w:rsidRPr="00806605" w:rsidRDefault="000751A7" w:rsidP="00806605">
      <w:pPr>
        <w:pStyle w:val="Bibliography"/>
        <w:spacing w:line="276" w:lineRule="auto"/>
        <w:rPr>
          <w:rFonts w:ascii="Times New Roman" w:hAnsi="Times New Roman" w:cs="Times New Roman"/>
        </w:rPr>
      </w:pPr>
      <w:bookmarkStart w:id="74" w:name="ref-burger_effects_1991"/>
      <w:bookmarkEnd w:id="73"/>
      <w:r w:rsidRPr="00806605">
        <w:rPr>
          <w:rFonts w:ascii="Times New Roman" w:hAnsi="Times New Roman" w:cs="Times New Roman"/>
        </w:rPr>
        <w:t xml:space="preserve">Burger, J. (1991). Effects of incubation temperature on behavior of hatchling pine snakes: Implications for reptilian distribution. </w:t>
      </w:r>
      <w:r w:rsidRPr="00806605">
        <w:rPr>
          <w:rFonts w:ascii="Times New Roman" w:hAnsi="Times New Roman" w:cs="Times New Roman"/>
          <w:i/>
          <w:iCs/>
        </w:rPr>
        <w:t>Behavioral Ecology and Sociobiology</w:t>
      </w:r>
      <w:r w:rsidRPr="00806605">
        <w:rPr>
          <w:rFonts w:ascii="Times New Roman" w:hAnsi="Times New Roman" w:cs="Times New Roman"/>
        </w:rPr>
        <w:t xml:space="preserve">, </w:t>
      </w:r>
      <w:r w:rsidRPr="00806605">
        <w:rPr>
          <w:rFonts w:ascii="Times New Roman" w:hAnsi="Times New Roman" w:cs="Times New Roman"/>
          <w:i/>
          <w:iCs/>
        </w:rPr>
        <w:t>28</w:t>
      </w:r>
      <w:r w:rsidRPr="00806605">
        <w:rPr>
          <w:rFonts w:ascii="Times New Roman" w:hAnsi="Times New Roman" w:cs="Times New Roman"/>
        </w:rPr>
        <w:t xml:space="preserve">(4). </w:t>
      </w:r>
      <w:hyperlink r:id="rId21">
        <w:r w:rsidR="00CD372C" w:rsidRPr="00806605">
          <w:rPr>
            <w:rStyle w:val="Hyperlink"/>
            <w:rFonts w:ascii="Times New Roman" w:hAnsi="Times New Roman" w:cs="Times New Roman"/>
          </w:rPr>
          <w:t>https://doi.org/10.1007/BF00175103</w:t>
        </w:r>
      </w:hyperlink>
    </w:p>
    <w:p w14:paraId="1B6C6977" w14:textId="77777777" w:rsidR="00CD372C" w:rsidRPr="00806605" w:rsidRDefault="000751A7" w:rsidP="00806605">
      <w:pPr>
        <w:pStyle w:val="Bibliography"/>
        <w:spacing w:line="276" w:lineRule="auto"/>
        <w:rPr>
          <w:rFonts w:ascii="Times New Roman" w:hAnsi="Times New Roman" w:cs="Times New Roman"/>
        </w:rPr>
      </w:pPr>
      <w:bookmarkStart w:id="75" w:name="ref-burger_antipredator_1998"/>
      <w:bookmarkEnd w:id="74"/>
      <w:r w:rsidRPr="00806605">
        <w:rPr>
          <w:rFonts w:ascii="Times New Roman" w:hAnsi="Times New Roman" w:cs="Times New Roman"/>
        </w:rPr>
        <w:t xml:space="preserve">Burger, J. (1998). Antipredator behaviour of hatchling snakes: Effects of incubation temperature and simulated predators. </w:t>
      </w:r>
      <w:r w:rsidRPr="00806605">
        <w:rPr>
          <w:rFonts w:ascii="Times New Roman" w:hAnsi="Times New Roman" w:cs="Times New Roman"/>
          <w:i/>
          <w:iCs/>
        </w:rPr>
        <w:t>Animal Behaviour</w:t>
      </w:r>
      <w:r w:rsidRPr="00806605">
        <w:rPr>
          <w:rFonts w:ascii="Times New Roman" w:hAnsi="Times New Roman" w:cs="Times New Roman"/>
        </w:rPr>
        <w:t xml:space="preserve">, </w:t>
      </w:r>
      <w:r w:rsidRPr="00806605">
        <w:rPr>
          <w:rFonts w:ascii="Times New Roman" w:hAnsi="Times New Roman" w:cs="Times New Roman"/>
          <w:i/>
          <w:iCs/>
        </w:rPr>
        <w:t>56</w:t>
      </w:r>
      <w:r w:rsidRPr="00806605">
        <w:rPr>
          <w:rFonts w:ascii="Times New Roman" w:hAnsi="Times New Roman" w:cs="Times New Roman"/>
        </w:rPr>
        <w:t xml:space="preserve">(3), 547–553. </w:t>
      </w:r>
      <w:hyperlink r:id="rId22">
        <w:r w:rsidR="00CD372C" w:rsidRPr="00806605">
          <w:rPr>
            <w:rStyle w:val="Hyperlink"/>
            <w:rFonts w:ascii="Times New Roman" w:hAnsi="Times New Roman" w:cs="Times New Roman"/>
          </w:rPr>
          <w:t>https://doi.org/10.1006/anbe.1998.0809</w:t>
        </w:r>
      </w:hyperlink>
    </w:p>
    <w:p w14:paraId="2916CD2E" w14:textId="77777777" w:rsidR="00CD372C" w:rsidRPr="00806605" w:rsidRDefault="000751A7" w:rsidP="00806605">
      <w:pPr>
        <w:pStyle w:val="Bibliography"/>
        <w:spacing w:line="276" w:lineRule="auto"/>
        <w:rPr>
          <w:rFonts w:ascii="Times New Roman" w:hAnsi="Times New Roman" w:cs="Times New Roman"/>
        </w:rPr>
      </w:pPr>
      <w:bookmarkStart w:id="76" w:name="ref-chapple_biology_2014"/>
      <w:bookmarkEnd w:id="75"/>
      <w:r w:rsidRPr="00806605">
        <w:rPr>
          <w:rFonts w:ascii="Times New Roman" w:hAnsi="Times New Roman" w:cs="Times New Roman"/>
        </w:rPr>
        <w:t xml:space="preserve">Chapple, D. G., Miller, K. A., Chaplin, K., Barnett, L., Thompson, M. B., &amp; Bray, R. D. (2014). Biology of the invasive delicate skink (Lampropholis delicata) on Lord Howe Island. </w:t>
      </w:r>
      <w:r w:rsidRPr="00806605">
        <w:rPr>
          <w:rFonts w:ascii="Times New Roman" w:hAnsi="Times New Roman" w:cs="Times New Roman"/>
          <w:i/>
          <w:iCs/>
        </w:rPr>
        <w:t>Australian Journal of Zoology</w:t>
      </w:r>
      <w:r w:rsidRPr="00806605">
        <w:rPr>
          <w:rFonts w:ascii="Times New Roman" w:hAnsi="Times New Roman" w:cs="Times New Roman"/>
        </w:rPr>
        <w:t xml:space="preserve">, </w:t>
      </w:r>
      <w:r w:rsidRPr="00806605">
        <w:rPr>
          <w:rFonts w:ascii="Times New Roman" w:hAnsi="Times New Roman" w:cs="Times New Roman"/>
          <w:i/>
          <w:iCs/>
        </w:rPr>
        <w:t>62</w:t>
      </w:r>
      <w:r w:rsidRPr="00806605">
        <w:rPr>
          <w:rFonts w:ascii="Times New Roman" w:hAnsi="Times New Roman" w:cs="Times New Roman"/>
        </w:rPr>
        <w:t xml:space="preserve">(6), 498. </w:t>
      </w:r>
      <w:hyperlink r:id="rId23">
        <w:r w:rsidR="00CD372C" w:rsidRPr="00806605">
          <w:rPr>
            <w:rStyle w:val="Hyperlink"/>
            <w:rFonts w:ascii="Times New Roman" w:hAnsi="Times New Roman" w:cs="Times New Roman"/>
          </w:rPr>
          <w:t>https://doi.org/10.1071/ZO14098</w:t>
        </w:r>
      </w:hyperlink>
    </w:p>
    <w:p w14:paraId="6ACA141B" w14:textId="77777777" w:rsidR="00CD372C" w:rsidRPr="00806605" w:rsidRDefault="000751A7" w:rsidP="00806605">
      <w:pPr>
        <w:pStyle w:val="Bibliography"/>
        <w:spacing w:line="276" w:lineRule="auto"/>
        <w:rPr>
          <w:rFonts w:ascii="Times New Roman" w:hAnsi="Times New Roman" w:cs="Times New Roman"/>
        </w:rPr>
      </w:pPr>
      <w:bookmarkStart w:id="77" w:name="ref-chaudhari2022early"/>
      <w:bookmarkEnd w:id="76"/>
      <w:r w:rsidRPr="00806605">
        <w:rPr>
          <w:rFonts w:ascii="Times New Roman" w:hAnsi="Times New Roman" w:cs="Times New Roman"/>
        </w:rPr>
        <w:t xml:space="preserve">Chaudhari, P. R., Singla, A., &amp; Vaidya, V. A. (2022). Early adversity and accelerated brain aging: A mini-review. </w:t>
      </w:r>
      <w:r w:rsidRPr="00806605">
        <w:rPr>
          <w:rFonts w:ascii="Times New Roman" w:hAnsi="Times New Roman" w:cs="Times New Roman"/>
          <w:i/>
          <w:iCs/>
        </w:rPr>
        <w:t>Frontiers in Molecular Neuroscience</w:t>
      </w:r>
      <w:r w:rsidRPr="00806605">
        <w:rPr>
          <w:rFonts w:ascii="Times New Roman" w:hAnsi="Times New Roman" w:cs="Times New Roman"/>
        </w:rPr>
        <w:t xml:space="preserve">, </w:t>
      </w:r>
      <w:r w:rsidRPr="00806605">
        <w:rPr>
          <w:rFonts w:ascii="Times New Roman" w:hAnsi="Times New Roman" w:cs="Times New Roman"/>
          <w:i/>
          <w:iCs/>
        </w:rPr>
        <w:t>15</w:t>
      </w:r>
      <w:r w:rsidRPr="00806605">
        <w:rPr>
          <w:rFonts w:ascii="Times New Roman" w:hAnsi="Times New Roman" w:cs="Times New Roman"/>
        </w:rPr>
        <w:t>, 822917.</w:t>
      </w:r>
    </w:p>
    <w:p w14:paraId="65724B10" w14:textId="77777777" w:rsidR="00CD372C" w:rsidRPr="00806605" w:rsidRDefault="000751A7" w:rsidP="00806605">
      <w:pPr>
        <w:pStyle w:val="Bibliography"/>
        <w:spacing w:line="276" w:lineRule="auto"/>
        <w:rPr>
          <w:rFonts w:ascii="Times New Roman" w:hAnsi="Times New Roman" w:cs="Times New Roman"/>
        </w:rPr>
      </w:pPr>
      <w:bookmarkStart w:id="78" w:name="ref-cheetham2011embryonic"/>
      <w:bookmarkEnd w:id="77"/>
      <w:r w:rsidRPr="00806605">
        <w:rPr>
          <w:rFonts w:ascii="Times New Roman" w:hAnsi="Times New Roman" w:cs="Times New Roman"/>
        </w:rPr>
        <w:t xml:space="preserve">Cheetham, E., Doody, J. S., Stewart, B., &amp; Harlow, P. (2011). Embryonic mortality as a cost of communal nesting in the delicate skink. </w:t>
      </w:r>
      <w:r w:rsidRPr="00806605">
        <w:rPr>
          <w:rFonts w:ascii="Times New Roman" w:hAnsi="Times New Roman" w:cs="Times New Roman"/>
          <w:i/>
          <w:iCs/>
        </w:rPr>
        <w:t>Journal of Zoology</w:t>
      </w:r>
      <w:r w:rsidRPr="00806605">
        <w:rPr>
          <w:rFonts w:ascii="Times New Roman" w:hAnsi="Times New Roman" w:cs="Times New Roman"/>
        </w:rPr>
        <w:t xml:space="preserve">, </w:t>
      </w:r>
      <w:r w:rsidRPr="00806605">
        <w:rPr>
          <w:rFonts w:ascii="Times New Roman" w:hAnsi="Times New Roman" w:cs="Times New Roman"/>
          <w:i/>
          <w:iCs/>
        </w:rPr>
        <w:t>283</w:t>
      </w:r>
      <w:r w:rsidRPr="00806605">
        <w:rPr>
          <w:rFonts w:ascii="Times New Roman" w:hAnsi="Times New Roman" w:cs="Times New Roman"/>
        </w:rPr>
        <w:t>(4), 234–242.</w:t>
      </w:r>
    </w:p>
    <w:p w14:paraId="6CB69D5F" w14:textId="77777777" w:rsidR="00CD372C" w:rsidRPr="00806605" w:rsidRDefault="000751A7" w:rsidP="00806605">
      <w:pPr>
        <w:pStyle w:val="Bibliography"/>
        <w:spacing w:line="276" w:lineRule="auto"/>
        <w:rPr>
          <w:rFonts w:ascii="Times New Roman" w:hAnsi="Times New Roman" w:cs="Times New Roman"/>
        </w:rPr>
      </w:pPr>
      <w:bookmarkStart w:id="79" w:name="ref-conde2018stress"/>
      <w:bookmarkEnd w:id="78"/>
      <w:r w:rsidRPr="00806605">
        <w:rPr>
          <w:rFonts w:ascii="Times New Roman" w:hAnsi="Times New Roman" w:cs="Times New Roman"/>
        </w:rPr>
        <w:t xml:space="preserve">Conde-Sieira, M., Chivite, M., Mı́guez, J. M., &amp; Soengas, J. L. (2018). Stress effects on the mechanisms regulating appetite in teleost fish. </w:t>
      </w:r>
      <w:r w:rsidRPr="00806605">
        <w:rPr>
          <w:rFonts w:ascii="Times New Roman" w:hAnsi="Times New Roman" w:cs="Times New Roman"/>
          <w:i/>
          <w:iCs/>
        </w:rPr>
        <w:t>Frontiers in Endocrinology</w:t>
      </w:r>
      <w:r w:rsidRPr="00806605">
        <w:rPr>
          <w:rFonts w:ascii="Times New Roman" w:hAnsi="Times New Roman" w:cs="Times New Roman"/>
        </w:rPr>
        <w:t xml:space="preserve">, </w:t>
      </w:r>
      <w:r w:rsidRPr="00806605">
        <w:rPr>
          <w:rFonts w:ascii="Times New Roman" w:hAnsi="Times New Roman" w:cs="Times New Roman"/>
          <w:i/>
          <w:iCs/>
        </w:rPr>
        <w:t>9</w:t>
      </w:r>
      <w:r w:rsidRPr="00806605">
        <w:rPr>
          <w:rFonts w:ascii="Times New Roman" w:hAnsi="Times New Roman" w:cs="Times New Roman"/>
        </w:rPr>
        <w:t>, 631.</w:t>
      </w:r>
    </w:p>
    <w:p w14:paraId="34C02951" w14:textId="77777777" w:rsidR="00CD372C" w:rsidRPr="00806605" w:rsidRDefault="000751A7" w:rsidP="00806605">
      <w:pPr>
        <w:pStyle w:val="Bibliography"/>
        <w:spacing w:line="276" w:lineRule="auto"/>
        <w:rPr>
          <w:rFonts w:ascii="Times New Roman" w:hAnsi="Times New Roman" w:cs="Times New Roman"/>
        </w:rPr>
      </w:pPr>
      <w:bookmarkStart w:id="80" w:name="ref-coomber_independent_1997"/>
      <w:bookmarkEnd w:id="79"/>
      <w:r w:rsidRPr="00806605">
        <w:rPr>
          <w:rFonts w:ascii="Times New Roman" w:hAnsi="Times New Roman" w:cs="Times New Roman"/>
        </w:rPr>
        <w:t xml:space="preserve">Coomber, P., Crews, D., &amp; Gonzalez-Lima, F. (1997). Independent effects of incubation temperature and gonadal sex on the volume and metabolic capacity of brain nuclei in the leopard gecko (Eublepharis macularius), a lizard with temperature-dependent sex determination. </w:t>
      </w:r>
      <w:r w:rsidRPr="00806605">
        <w:rPr>
          <w:rFonts w:ascii="Times New Roman" w:hAnsi="Times New Roman" w:cs="Times New Roman"/>
          <w:i/>
          <w:iCs/>
        </w:rPr>
        <w:t xml:space="preserve">The </w:t>
      </w:r>
      <w:r w:rsidRPr="00806605">
        <w:rPr>
          <w:rFonts w:ascii="Times New Roman" w:hAnsi="Times New Roman" w:cs="Times New Roman"/>
          <w:i/>
          <w:iCs/>
        </w:rPr>
        <w:lastRenderedPageBreak/>
        <w:t>Journal of Comparative Neurology</w:t>
      </w:r>
      <w:r w:rsidRPr="00806605">
        <w:rPr>
          <w:rFonts w:ascii="Times New Roman" w:hAnsi="Times New Roman" w:cs="Times New Roman"/>
        </w:rPr>
        <w:t xml:space="preserve">, </w:t>
      </w:r>
      <w:r w:rsidRPr="00806605">
        <w:rPr>
          <w:rFonts w:ascii="Times New Roman" w:hAnsi="Times New Roman" w:cs="Times New Roman"/>
          <w:i/>
          <w:iCs/>
        </w:rPr>
        <w:t>380</w:t>
      </w:r>
      <w:r w:rsidRPr="00806605">
        <w:rPr>
          <w:rFonts w:ascii="Times New Roman" w:hAnsi="Times New Roman" w:cs="Times New Roman"/>
        </w:rPr>
        <w:t xml:space="preserve">(3), 409–421. </w:t>
      </w:r>
      <w:hyperlink>
        <w:r w:rsidR="00CD372C" w:rsidRPr="00806605">
          <w:rPr>
            <w:rStyle w:val="Hyperlink"/>
            <w:rFonts w:ascii="Times New Roman" w:hAnsi="Times New Roman" w:cs="Times New Roman"/>
          </w:rPr>
          <w:t>https://doi.org/10.1002/(SICI)1096-9861(19970414)380:3&lt;409::AID-CNE9&gt;3.0.CO;2-6</w:t>
        </w:r>
      </w:hyperlink>
    </w:p>
    <w:p w14:paraId="4AFDE02B" w14:textId="77777777" w:rsidR="00CD372C" w:rsidRPr="00806605" w:rsidRDefault="000751A7" w:rsidP="00806605">
      <w:pPr>
        <w:pStyle w:val="Bibliography"/>
        <w:spacing w:line="276" w:lineRule="auto"/>
        <w:rPr>
          <w:rFonts w:ascii="Times New Roman" w:hAnsi="Times New Roman" w:cs="Times New Roman"/>
        </w:rPr>
      </w:pPr>
      <w:bookmarkStart w:id="81" w:name="ref-cossin-sevrin_effect_2022"/>
      <w:bookmarkEnd w:id="80"/>
      <w:r w:rsidRPr="00806605">
        <w:rPr>
          <w:rFonts w:ascii="Times New Roman" w:hAnsi="Times New Roman" w:cs="Times New Roman"/>
        </w:rPr>
        <w:t xml:space="preserve">Cossin-Sevrin, N., Hsu, B.-Y., Marciau, C., Viblanc, V. A., Ruuskanen, S., &amp; Stier, A. (2022). Effect of prenatal glucocorticoids and thyroid hormones on developmental plasticity of mitochondrial aerobic metabolism, growth and survival: An experimental test in wild great tits. </w:t>
      </w:r>
      <w:r w:rsidRPr="00806605">
        <w:rPr>
          <w:rFonts w:ascii="Times New Roman" w:hAnsi="Times New Roman" w:cs="Times New Roman"/>
          <w:i/>
          <w:iCs/>
        </w:rPr>
        <w:t>Journal of Experimental Biology</w:t>
      </w:r>
      <w:r w:rsidRPr="00806605">
        <w:rPr>
          <w:rFonts w:ascii="Times New Roman" w:hAnsi="Times New Roman" w:cs="Times New Roman"/>
        </w:rPr>
        <w:t xml:space="preserve">, </w:t>
      </w:r>
      <w:r w:rsidRPr="00806605">
        <w:rPr>
          <w:rFonts w:ascii="Times New Roman" w:hAnsi="Times New Roman" w:cs="Times New Roman"/>
          <w:i/>
          <w:iCs/>
        </w:rPr>
        <w:t>225</w:t>
      </w:r>
      <w:r w:rsidRPr="00806605">
        <w:rPr>
          <w:rFonts w:ascii="Times New Roman" w:hAnsi="Times New Roman" w:cs="Times New Roman"/>
        </w:rPr>
        <w:t xml:space="preserve">(9), jeb243414. </w:t>
      </w:r>
      <w:hyperlink r:id="rId24">
        <w:r w:rsidR="00CD372C" w:rsidRPr="00806605">
          <w:rPr>
            <w:rStyle w:val="Hyperlink"/>
            <w:rFonts w:ascii="Times New Roman" w:hAnsi="Times New Roman" w:cs="Times New Roman"/>
          </w:rPr>
          <w:t>https://doi.org/10.1242/jeb.243414</w:t>
        </w:r>
      </w:hyperlink>
    </w:p>
    <w:p w14:paraId="088DA000" w14:textId="77777777" w:rsidR="00CD372C" w:rsidRPr="00806605" w:rsidRDefault="000751A7" w:rsidP="00806605">
      <w:pPr>
        <w:pStyle w:val="Bibliography"/>
        <w:spacing w:line="276" w:lineRule="auto"/>
        <w:rPr>
          <w:rFonts w:ascii="Times New Roman" w:hAnsi="Times New Roman" w:cs="Times New Roman"/>
        </w:rPr>
      </w:pPr>
      <w:bookmarkStart w:id="82" w:name="ref-costantini2011meta"/>
      <w:bookmarkEnd w:id="81"/>
      <w:r w:rsidRPr="00806605">
        <w:rPr>
          <w:rFonts w:ascii="Times New Roman" w:hAnsi="Times New Roman" w:cs="Times New Roman"/>
        </w:rPr>
        <w:t xml:space="preserve">Costantini, D., Marasco, V., &amp; Møller, A. P. (2011). A meta-analysis of glucocorticoids as modulators of oxidative stress in vertebrates. </w:t>
      </w:r>
      <w:r w:rsidRPr="00806605">
        <w:rPr>
          <w:rFonts w:ascii="Times New Roman" w:hAnsi="Times New Roman" w:cs="Times New Roman"/>
          <w:i/>
          <w:iCs/>
        </w:rPr>
        <w:t>Journal of Comparative Physiology B</w:t>
      </w:r>
      <w:r w:rsidRPr="00806605">
        <w:rPr>
          <w:rFonts w:ascii="Times New Roman" w:hAnsi="Times New Roman" w:cs="Times New Roman"/>
        </w:rPr>
        <w:t xml:space="preserve">, </w:t>
      </w:r>
      <w:r w:rsidRPr="00806605">
        <w:rPr>
          <w:rFonts w:ascii="Times New Roman" w:hAnsi="Times New Roman" w:cs="Times New Roman"/>
          <w:i/>
          <w:iCs/>
        </w:rPr>
        <w:t>181</w:t>
      </w:r>
      <w:r w:rsidRPr="00806605">
        <w:rPr>
          <w:rFonts w:ascii="Times New Roman" w:hAnsi="Times New Roman" w:cs="Times New Roman"/>
        </w:rPr>
        <w:t>, 447–456.</w:t>
      </w:r>
    </w:p>
    <w:p w14:paraId="3C3FD354" w14:textId="77777777" w:rsidR="00CD372C" w:rsidRPr="00806605" w:rsidRDefault="000751A7" w:rsidP="00806605">
      <w:pPr>
        <w:pStyle w:val="Bibliography"/>
        <w:spacing w:line="276" w:lineRule="auto"/>
        <w:rPr>
          <w:rFonts w:ascii="Times New Roman" w:hAnsi="Times New Roman" w:cs="Times New Roman"/>
        </w:rPr>
      </w:pPr>
      <w:bookmarkStart w:id="83" w:name="ref-crino_corticosterone_2014-learn"/>
      <w:bookmarkEnd w:id="82"/>
      <w:r w:rsidRPr="00806605">
        <w:rPr>
          <w:rFonts w:ascii="Times New Roman" w:hAnsi="Times New Roman" w:cs="Times New Roman"/>
        </w:rPr>
        <w:t xml:space="preserve">Crino, O. L., Driscoll, S. C., Ton, R., &amp; Breuner, C. W. (2014). Corticosterone exposure during development improves performance on a novel foraging task in zebra finches. </w:t>
      </w:r>
      <w:r w:rsidRPr="00806605">
        <w:rPr>
          <w:rFonts w:ascii="Times New Roman" w:hAnsi="Times New Roman" w:cs="Times New Roman"/>
          <w:i/>
          <w:iCs/>
        </w:rPr>
        <w:t>Animal Behaviour</w:t>
      </w:r>
      <w:r w:rsidRPr="00806605">
        <w:rPr>
          <w:rFonts w:ascii="Times New Roman" w:hAnsi="Times New Roman" w:cs="Times New Roman"/>
        </w:rPr>
        <w:t xml:space="preserve">, </w:t>
      </w:r>
      <w:r w:rsidRPr="00806605">
        <w:rPr>
          <w:rFonts w:ascii="Times New Roman" w:hAnsi="Times New Roman" w:cs="Times New Roman"/>
          <w:i/>
          <w:iCs/>
        </w:rPr>
        <w:t>91</w:t>
      </w:r>
      <w:r w:rsidRPr="00806605">
        <w:rPr>
          <w:rFonts w:ascii="Times New Roman" w:hAnsi="Times New Roman" w:cs="Times New Roman"/>
        </w:rPr>
        <w:t xml:space="preserve">, 27–32. </w:t>
      </w:r>
      <w:hyperlink r:id="rId25">
        <w:r w:rsidR="00CD372C" w:rsidRPr="00806605">
          <w:rPr>
            <w:rStyle w:val="Hyperlink"/>
            <w:rFonts w:ascii="Times New Roman" w:hAnsi="Times New Roman" w:cs="Times New Roman"/>
          </w:rPr>
          <w:t>https://doi.org/10.1016/j.anbehav.2014.02.017</w:t>
        </w:r>
      </w:hyperlink>
    </w:p>
    <w:p w14:paraId="779B013F" w14:textId="77777777" w:rsidR="00CD372C" w:rsidRPr="00806605" w:rsidRDefault="000751A7" w:rsidP="00806605">
      <w:pPr>
        <w:pStyle w:val="Bibliography"/>
        <w:spacing w:line="276" w:lineRule="auto"/>
        <w:rPr>
          <w:rFonts w:ascii="Times New Roman" w:hAnsi="Times New Roman" w:cs="Times New Roman"/>
        </w:rPr>
      </w:pPr>
      <w:bookmarkStart w:id="84" w:name="ref-crino2024eggs"/>
      <w:bookmarkEnd w:id="83"/>
      <w:r w:rsidRPr="00806605">
        <w:rPr>
          <w:rFonts w:ascii="Times New Roman" w:hAnsi="Times New Roman" w:cs="Times New Roman"/>
        </w:rPr>
        <w:t xml:space="preserve">Crino, O. L., Wild, K. H., Friesen, C. R., Leibold, D., Laven, N., Peardon, A. Y., Recio, P., Salin, K., &amp; Noble, D. W. (2024). From eggs to adulthood: Sustained effects of early developmental temperature and corticosterone exposure on physiology and body size in an australian lizard. </w:t>
      </w:r>
      <w:r w:rsidRPr="00806605">
        <w:rPr>
          <w:rFonts w:ascii="Times New Roman" w:hAnsi="Times New Roman" w:cs="Times New Roman"/>
          <w:i/>
          <w:iCs/>
        </w:rPr>
        <w:t>Journal of Experimental Biology</w:t>
      </w:r>
      <w:r w:rsidRPr="00806605">
        <w:rPr>
          <w:rFonts w:ascii="Times New Roman" w:hAnsi="Times New Roman" w:cs="Times New Roman"/>
        </w:rPr>
        <w:t xml:space="preserve">, </w:t>
      </w:r>
      <w:r w:rsidRPr="00806605">
        <w:rPr>
          <w:rFonts w:ascii="Times New Roman" w:hAnsi="Times New Roman" w:cs="Times New Roman"/>
          <w:i/>
          <w:iCs/>
        </w:rPr>
        <w:t>227</w:t>
      </w:r>
      <w:r w:rsidRPr="00806605">
        <w:rPr>
          <w:rFonts w:ascii="Times New Roman" w:hAnsi="Times New Roman" w:cs="Times New Roman"/>
        </w:rPr>
        <w:t>(24).</w:t>
      </w:r>
    </w:p>
    <w:p w14:paraId="108BD5E3" w14:textId="77777777" w:rsidR="00CD372C" w:rsidRPr="00806605" w:rsidRDefault="000751A7" w:rsidP="00806605">
      <w:pPr>
        <w:pStyle w:val="Bibliography"/>
        <w:spacing w:line="276" w:lineRule="auto"/>
        <w:rPr>
          <w:rFonts w:ascii="Times New Roman" w:hAnsi="Times New Roman" w:cs="Times New Roman"/>
        </w:rPr>
      </w:pPr>
      <w:bookmarkStart w:id="85" w:name="ref-desfilis2003stimulus"/>
      <w:bookmarkEnd w:id="84"/>
      <w:r w:rsidRPr="00806605">
        <w:rPr>
          <w:rFonts w:ascii="Times New Roman" w:hAnsi="Times New Roman" w:cs="Times New Roman"/>
        </w:rPr>
        <w:t xml:space="preserve">Desfilis, E., Font, E., &amp; Guillén-Salazar, F. (2003). Stimulus control of predatory behavior by the iberian wall lizard (podarcis hispanica, sauria, lacertidae): Effects of familiarity with prey. </w:t>
      </w:r>
      <w:r w:rsidRPr="00806605">
        <w:rPr>
          <w:rFonts w:ascii="Times New Roman" w:hAnsi="Times New Roman" w:cs="Times New Roman"/>
          <w:i/>
          <w:iCs/>
        </w:rPr>
        <w:t>Journal of Comparative Psychology</w:t>
      </w:r>
      <w:r w:rsidRPr="00806605">
        <w:rPr>
          <w:rFonts w:ascii="Times New Roman" w:hAnsi="Times New Roman" w:cs="Times New Roman"/>
        </w:rPr>
        <w:t xml:space="preserve">, </w:t>
      </w:r>
      <w:r w:rsidRPr="00806605">
        <w:rPr>
          <w:rFonts w:ascii="Times New Roman" w:hAnsi="Times New Roman" w:cs="Times New Roman"/>
          <w:i/>
          <w:iCs/>
        </w:rPr>
        <w:t>117</w:t>
      </w:r>
      <w:r w:rsidRPr="00806605">
        <w:rPr>
          <w:rFonts w:ascii="Times New Roman" w:hAnsi="Times New Roman" w:cs="Times New Roman"/>
        </w:rPr>
        <w:t>(3), 309.</w:t>
      </w:r>
    </w:p>
    <w:p w14:paraId="5F990CA7" w14:textId="77777777" w:rsidR="00CD372C" w:rsidRPr="00806605" w:rsidRDefault="000751A7" w:rsidP="00806605">
      <w:pPr>
        <w:pStyle w:val="Bibliography"/>
        <w:spacing w:line="276" w:lineRule="auto"/>
        <w:rPr>
          <w:rFonts w:ascii="Times New Roman" w:hAnsi="Times New Roman" w:cs="Times New Roman"/>
        </w:rPr>
      </w:pPr>
      <w:bookmarkStart w:id="86" w:name="ref-du_dynamic_2009"/>
      <w:bookmarkEnd w:id="85"/>
      <w:r w:rsidRPr="00806605">
        <w:rPr>
          <w:rFonts w:ascii="Times New Roman" w:hAnsi="Times New Roman" w:cs="Times New Roman"/>
        </w:rPr>
        <w:t xml:space="preserve">Du, J., Wang, Y., Hunter, R., Wei, Y., Blumenthal, R., Falke, C., Khairova, R., Zhou, R., Yuan, P., Machado-Vieira, R., McEwen, B. S., &amp; Manji, H. K. (2009). Dynamic regulation of mitochondrial function by glucocorticoids. </w:t>
      </w:r>
      <w:r w:rsidRPr="00806605">
        <w:rPr>
          <w:rFonts w:ascii="Times New Roman" w:hAnsi="Times New Roman" w:cs="Times New Roman"/>
          <w:i/>
          <w:iCs/>
        </w:rPr>
        <w:t>Proceedings of the National Academy of Sciences</w:t>
      </w:r>
      <w:r w:rsidRPr="00806605">
        <w:rPr>
          <w:rFonts w:ascii="Times New Roman" w:hAnsi="Times New Roman" w:cs="Times New Roman"/>
        </w:rPr>
        <w:t xml:space="preserve">, </w:t>
      </w:r>
      <w:r w:rsidRPr="00806605">
        <w:rPr>
          <w:rFonts w:ascii="Times New Roman" w:hAnsi="Times New Roman" w:cs="Times New Roman"/>
          <w:i/>
          <w:iCs/>
        </w:rPr>
        <w:t>106</w:t>
      </w:r>
      <w:r w:rsidRPr="00806605">
        <w:rPr>
          <w:rFonts w:ascii="Times New Roman" w:hAnsi="Times New Roman" w:cs="Times New Roman"/>
        </w:rPr>
        <w:t xml:space="preserve">(9), 3543–3548. </w:t>
      </w:r>
      <w:hyperlink r:id="rId26">
        <w:r w:rsidR="00CD372C" w:rsidRPr="00806605">
          <w:rPr>
            <w:rStyle w:val="Hyperlink"/>
            <w:rFonts w:ascii="Times New Roman" w:hAnsi="Times New Roman" w:cs="Times New Roman"/>
          </w:rPr>
          <w:t>https://doi.org/10.1073/pnas.0812671106</w:t>
        </w:r>
      </w:hyperlink>
    </w:p>
    <w:p w14:paraId="0D873C6F" w14:textId="77777777" w:rsidR="00CD372C" w:rsidRPr="00806605" w:rsidRDefault="000751A7" w:rsidP="00806605">
      <w:pPr>
        <w:pStyle w:val="Bibliography"/>
        <w:spacing w:line="276" w:lineRule="auto"/>
        <w:rPr>
          <w:rFonts w:ascii="Times New Roman" w:hAnsi="Times New Roman" w:cs="Times New Roman"/>
        </w:rPr>
      </w:pPr>
      <w:bookmarkStart w:id="87" w:name="ref-dukas_evolutionary_2004"/>
      <w:bookmarkEnd w:id="86"/>
      <w:r w:rsidRPr="00806605">
        <w:rPr>
          <w:rFonts w:ascii="Times New Roman" w:hAnsi="Times New Roman" w:cs="Times New Roman"/>
        </w:rPr>
        <w:t xml:space="preserve">Dukas, R. (2004). Evolutionary Biology of Animal Cognition. </w:t>
      </w:r>
      <w:r w:rsidRPr="00806605">
        <w:rPr>
          <w:rFonts w:ascii="Times New Roman" w:hAnsi="Times New Roman" w:cs="Times New Roman"/>
          <w:i/>
          <w:iCs/>
        </w:rPr>
        <w:t>Annual Review of Ecology, Evolution, and Systematics</w:t>
      </w:r>
      <w:r w:rsidRPr="00806605">
        <w:rPr>
          <w:rFonts w:ascii="Times New Roman" w:hAnsi="Times New Roman" w:cs="Times New Roman"/>
        </w:rPr>
        <w:t xml:space="preserve">, </w:t>
      </w:r>
      <w:r w:rsidRPr="00806605">
        <w:rPr>
          <w:rFonts w:ascii="Times New Roman" w:hAnsi="Times New Roman" w:cs="Times New Roman"/>
          <w:i/>
          <w:iCs/>
        </w:rPr>
        <w:t>35</w:t>
      </w:r>
      <w:r w:rsidRPr="00806605">
        <w:rPr>
          <w:rFonts w:ascii="Times New Roman" w:hAnsi="Times New Roman" w:cs="Times New Roman"/>
        </w:rPr>
        <w:t xml:space="preserve">(1), 347–374. </w:t>
      </w:r>
      <w:hyperlink r:id="rId27">
        <w:r w:rsidR="00CD372C" w:rsidRPr="00806605">
          <w:rPr>
            <w:rStyle w:val="Hyperlink"/>
            <w:rFonts w:ascii="Times New Roman" w:hAnsi="Times New Roman" w:cs="Times New Roman"/>
          </w:rPr>
          <w:t>https://doi.org/10.1146/annurev.ecolsys.35.112202.130152</w:t>
        </w:r>
      </w:hyperlink>
    </w:p>
    <w:p w14:paraId="18263908" w14:textId="77777777" w:rsidR="00CD372C" w:rsidRPr="00806605" w:rsidRDefault="000751A7" w:rsidP="00806605">
      <w:pPr>
        <w:pStyle w:val="Bibliography"/>
        <w:spacing w:line="276" w:lineRule="auto"/>
        <w:rPr>
          <w:rFonts w:ascii="Times New Roman" w:hAnsi="Times New Roman" w:cs="Times New Roman"/>
        </w:rPr>
      </w:pPr>
      <w:bookmarkStart w:id="88" w:name="ref-endo2019introduction"/>
      <w:bookmarkEnd w:id="87"/>
      <w:r w:rsidRPr="00806605">
        <w:rPr>
          <w:rFonts w:ascii="Times New Roman" w:hAnsi="Times New Roman" w:cs="Times New Roman"/>
        </w:rPr>
        <w:t xml:space="preserve">Endo, A., Van Leeuwen, E., &amp; Baguelin, M. (2019). Introduction to particle markov-chain monte carlo for disease dynamics modellers. </w:t>
      </w:r>
      <w:r w:rsidRPr="00806605">
        <w:rPr>
          <w:rFonts w:ascii="Times New Roman" w:hAnsi="Times New Roman" w:cs="Times New Roman"/>
          <w:i/>
          <w:iCs/>
        </w:rPr>
        <w:t>Epidemics</w:t>
      </w:r>
      <w:r w:rsidRPr="00806605">
        <w:rPr>
          <w:rFonts w:ascii="Times New Roman" w:hAnsi="Times New Roman" w:cs="Times New Roman"/>
        </w:rPr>
        <w:t xml:space="preserve">, </w:t>
      </w:r>
      <w:r w:rsidRPr="00806605">
        <w:rPr>
          <w:rFonts w:ascii="Times New Roman" w:hAnsi="Times New Roman" w:cs="Times New Roman"/>
          <w:i/>
          <w:iCs/>
        </w:rPr>
        <w:t>29</w:t>
      </w:r>
      <w:r w:rsidRPr="00806605">
        <w:rPr>
          <w:rFonts w:ascii="Times New Roman" w:hAnsi="Times New Roman" w:cs="Times New Roman"/>
        </w:rPr>
        <w:t>, 100363.</w:t>
      </w:r>
    </w:p>
    <w:p w14:paraId="0D669F0F" w14:textId="77777777" w:rsidR="00CD372C" w:rsidRPr="00806605" w:rsidRDefault="000751A7" w:rsidP="00806605">
      <w:pPr>
        <w:pStyle w:val="Bibliography"/>
        <w:spacing w:line="276" w:lineRule="auto"/>
        <w:rPr>
          <w:rFonts w:ascii="Times New Roman" w:hAnsi="Times New Roman" w:cs="Times New Roman"/>
        </w:rPr>
      </w:pPr>
      <w:bookmarkStart w:id="89" w:name="ref-finkel_oxidants_2000"/>
      <w:bookmarkEnd w:id="88"/>
      <w:r w:rsidRPr="00806605">
        <w:rPr>
          <w:rFonts w:ascii="Times New Roman" w:hAnsi="Times New Roman" w:cs="Times New Roman"/>
        </w:rPr>
        <w:t xml:space="preserve">Finkel, T., &amp; Holbrook, N. J. (2000). Oxidants, oxidative stress and the biology of ageing. </w:t>
      </w:r>
      <w:r w:rsidRPr="00806605">
        <w:rPr>
          <w:rFonts w:ascii="Times New Roman" w:hAnsi="Times New Roman" w:cs="Times New Roman"/>
          <w:i/>
          <w:iCs/>
        </w:rPr>
        <w:t>Nature</w:t>
      </w:r>
      <w:r w:rsidRPr="00806605">
        <w:rPr>
          <w:rFonts w:ascii="Times New Roman" w:hAnsi="Times New Roman" w:cs="Times New Roman"/>
        </w:rPr>
        <w:t xml:space="preserve">, </w:t>
      </w:r>
      <w:r w:rsidRPr="00806605">
        <w:rPr>
          <w:rFonts w:ascii="Times New Roman" w:hAnsi="Times New Roman" w:cs="Times New Roman"/>
          <w:i/>
          <w:iCs/>
        </w:rPr>
        <w:t>408</w:t>
      </w:r>
      <w:r w:rsidRPr="00806605">
        <w:rPr>
          <w:rFonts w:ascii="Times New Roman" w:hAnsi="Times New Roman" w:cs="Times New Roman"/>
        </w:rPr>
        <w:t xml:space="preserve">(6809), 239–247. </w:t>
      </w:r>
      <w:hyperlink r:id="rId28">
        <w:r w:rsidR="00CD372C" w:rsidRPr="00806605">
          <w:rPr>
            <w:rStyle w:val="Hyperlink"/>
            <w:rFonts w:ascii="Times New Roman" w:hAnsi="Times New Roman" w:cs="Times New Roman"/>
          </w:rPr>
          <w:t>https://doi.org/10.1038/35041687</w:t>
        </w:r>
      </w:hyperlink>
    </w:p>
    <w:p w14:paraId="34F0A9F0" w14:textId="77777777" w:rsidR="00CD372C" w:rsidRPr="00806605" w:rsidRDefault="000751A7" w:rsidP="00806605">
      <w:pPr>
        <w:pStyle w:val="Bibliography"/>
        <w:spacing w:line="276" w:lineRule="auto"/>
        <w:rPr>
          <w:rFonts w:ascii="Times New Roman" w:hAnsi="Times New Roman" w:cs="Times New Roman"/>
        </w:rPr>
      </w:pPr>
      <w:bookmarkStart w:id="90" w:name="ref-gelman2008scaling"/>
      <w:bookmarkEnd w:id="89"/>
      <w:r w:rsidRPr="00806605">
        <w:rPr>
          <w:rFonts w:ascii="Times New Roman" w:hAnsi="Times New Roman" w:cs="Times New Roman"/>
        </w:rPr>
        <w:t xml:space="preserve">Gelman, A. (2008). Scaling regression inputs by dividing by two standard deviations. </w:t>
      </w:r>
      <w:r w:rsidRPr="00806605">
        <w:rPr>
          <w:rFonts w:ascii="Times New Roman" w:hAnsi="Times New Roman" w:cs="Times New Roman"/>
          <w:i/>
          <w:iCs/>
        </w:rPr>
        <w:t>Statistics in Medicine</w:t>
      </w:r>
      <w:r w:rsidRPr="00806605">
        <w:rPr>
          <w:rFonts w:ascii="Times New Roman" w:hAnsi="Times New Roman" w:cs="Times New Roman"/>
        </w:rPr>
        <w:t xml:space="preserve">, </w:t>
      </w:r>
      <w:r w:rsidRPr="00806605">
        <w:rPr>
          <w:rFonts w:ascii="Times New Roman" w:hAnsi="Times New Roman" w:cs="Times New Roman"/>
          <w:i/>
          <w:iCs/>
        </w:rPr>
        <w:t>27</w:t>
      </w:r>
      <w:r w:rsidRPr="00806605">
        <w:rPr>
          <w:rFonts w:ascii="Times New Roman" w:hAnsi="Times New Roman" w:cs="Times New Roman"/>
        </w:rPr>
        <w:t>(15), 2865–2873.</w:t>
      </w:r>
    </w:p>
    <w:p w14:paraId="0FB42B77" w14:textId="77777777" w:rsidR="00CD372C" w:rsidRPr="00806605" w:rsidRDefault="000751A7" w:rsidP="00806605">
      <w:pPr>
        <w:pStyle w:val="Bibliography"/>
        <w:spacing w:line="276" w:lineRule="auto"/>
        <w:rPr>
          <w:rFonts w:ascii="Times New Roman" w:hAnsi="Times New Roman" w:cs="Times New Roman"/>
        </w:rPr>
      </w:pPr>
      <w:bookmarkStart w:id="91" w:name="ref-gong_chronic_2011"/>
      <w:bookmarkEnd w:id="90"/>
      <w:r w:rsidRPr="00806605">
        <w:rPr>
          <w:rFonts w:ascii="Times New Roman" w:hAnsi="Times New Roman" w:cs="Times New Roman"/>
        </w:rPr>
        <w:lastRenderedPageBreak/>
        <w:t xml:space="preserve">Gong, Y., Chai, Y., Ding, J.-H., Sun, X.-L., &amp; Hu, G. (2011). Chronic mild stress damages mitochondrial ultrastructure and function in mouse brain. </w:t>
      </w:r>
      <w:r w:rsidRPr="00806605">
        <w:rPr>
          <w:rFonts w:ascii="Times New Roman" w:hAnsi="Times New Roman" w:cs="Times New Roman"/>
          <w:i/>
          <w:iCs/>
        </w:rPr>
        <w:t>Neuroscience Letters</w:t>
      </w:r>
      <w:r w:rsidRPr="00806605">
        <w:rPr>
          <w:rFonts w:ascii="Times New Roman" w:hAnsi="Times New Roman" w:cs="Times New Roman"/>
        </w:rPr>
        <w:t xml:space="preserve">, </w:t>
      </w:r>
      <w:r w:rsidRPr="00806605">
        <w:rPr>
          <w:rFonts w:ascii="Times New Roman" w:hAnsi="Times New Roman" w:cs="Times New Roman"/>
          <w:i/>
          <w:iCs/>
        </w:rPr>
        <w:t>488</w:t>
      </w:r>
      <w:r w:rsidRPr="00806605">
        <w:rPr>
          <w:rFonts w:ascii="Times New Roman" w:hAnsi="Times New Roman" w:cs="Times New Roman"/>
        </w:rPr>
        <w:t xml:space="preserve">(1), 76–80. </w:t>
      </w:r>
      <w:hyperlink r:id="rId29">
        <w:r w:rsidR="00CD372C" w:rsidRPr="00806605">
          <w:rPr>
            <w:rStyle w:val="Hyperlink"/>
            <w:rFonts w:ascii="Times New Roman" w:hAnsi="Times New Roman" w:cs="Times New Roman"/>
          </w:rPr>
          <w:t>https://doi.org/10.1016/j.neulet.2010.11.006</w:t>
        </w:r>
      </w:hyperlink>
    </w:p>
    <w:p w14:paraId="0DF42E74" w14:textId="77777777" w:rsidR="00CD372C" w:rsidRPr="00806605" w:rsidRDefault="000751A7" w:rsidP="00806605">
      <w:pPr>
        <w:pStyle w:val="Bibliography"/>
        <w:spacing w:line="276" w:lineRule="auto"/>
        <w:rPr>
          <w:rFonts w:ascii="Times New Roman" w:hAnsi="Times New Roman" w:cs="Times New Roman"/>
        </w:rPr>
      </w:pPr>
      <w:bookmarkStart w:id="92" w:name="ref-gyllenhammer2020developmental"/>
      <w:bookmarkEnd w:id="91"/>
      <w:r w:rsidRPr="00806605">
        <w:rPr>
          <w:rFonts w:ascii="Times New Roman" w:hAnsi="Times New Roman" w:cs="Times New Roman"/>
        </w:rPr>
        <w:t xml:space="preserve">Gyllenhammer, L. E., Entringer, S., Buss, C., &amp; Wadhwa, P. D. (2020). Developmental programming of mitochondrial biology: A conceptual framework and review. </w:t>
      </w:r>
      <w:r w:rsidRPr="00806605">
        <w:rPr>
          <w:rFonts w:ascii="Times New Roman" w:hAnsi="Times New Roman" w:cs="Times New Roman"/>
          <w:i/>
          <w:iCs/>
        </w:rPr>
        <w:t>Proceedings of the Royal Society B</w:t>
      </w:r>
      <w:r w:rsidRPr="00806605">
        <w:rPr>
          <w:rFonts w:ascii="Times New Roman" w:hAnsi="Times New Roman" w:cs="Times New Roman"/>
        </w:rPr>
        <w:t xml:space="preserve">, </w:t>
      </w:r>
      <w:r w:rsidRPr="00806605">
        <w:rPr>
          <w:rFonts w:ascii="Times New Roman" w:hAnsi="Times New Roman" w:cs="Times New Roman"/>
          <w:i/>
          <w:iCs/>
        </w:rPr>
        <w:t>287</w:t>
      </w:r>
      <w:r w:rsidRPr="00806605">
        <w:rPr>
          <w:rFonts w:ascii="Times New Roman" w:hAnsi="Times New Roman" w:cs="Times New Roman"/>
        </w:rPr>
        <w:t>(1926), 20192713.</w:t>
      </w:r>
    </w:p>
    <w:p w14:paraId="6BA6D0C9" w14:textId="77777777" w:rsidR="00CD372C" w:rsidRPr="00806605" w:rsidRDefault="000751A7" w:rsidP="00806605">
      <w:pPr>
        <w:pStyle w:val="Bibliography"/>
        <w:spacing w:line="276" w:lineRule="auto"/>
        <w:rPr>
          <w:rFonts w:ascii="Times New Roman" w:hAnsi="Times New Roman" w:cs="Times New Roman"/>
        </w:rPr>
      </w:pPr>
      <w:bookmarkStart w:id="93" w:name="ref-hairston1982fish"/>
      <w:bookmarkEnd w:id="92"/>
      <w:r w:rsidRPr="00806605">
        <w:rPr>
          <w:rFonts w:ascii="Times New Roman" w:hAnsi="Times New Roman" w:cs="Times New Roman"/>
        </w:rPr>
        <w:t xml:space="preserve">Hairston Jr, N. G., Li, K. T., &amp; Easter Jr, S. S. (1982). Fish vision and the detection of planktonic prey. </w:t>
      </w:r>
      <w:r w:rsidRPr="00806605">
        <w:rPr>
          <w:rFonts w:ascii="Times New Roman" w:hAnsi="Times New Roman" w:cs="Times New Roman"/>
          <w:i/>
          <w:iCs/>
        </w:rPr>
        <w:t>Science</w:t>
      </w:r>
      <w:r w:rsidRPr="00806605">
        <w:rPr>
          <w:rFonts w:ascii="Times New Roman" w:hAnsi="Times New Roman" w:cs="Times New Roman"/>
        </w:rPr>
        <w:t xml:space="preserve">, </w:t>
      </w:r>
      <w:r w:rsidRPr="00806605">
        <w:rPr>
          <w:rFonts w:ascii="Times New Roman" w:hAnsi="Times New Roman" w:cs="Times New Roman"/>
          <w:i/>
          <w:iCs/>
        </w:rPr>
        <w:t>218</w:t>
      </w:r>
      <w:r w:rsidRPr="00806605">
        <w:rPr>
          <w:rFonts w:ascii="Times New Roman" w:hAnsi="Times New Roman" w:cs="Times New Roman"/>
        </w:rPr>
        <w:t>(4578), 1240–1242.</w:t>
      </w:r>
    </w:p>
    <w:p w14:paraId="79A49525" w14:textId="77777777" w:rsidR="00CD372C" w:rsidRPr="00806605" w:rsidRDefault="000751A7" w:rsidP="00806605">
      <w:pPr>
        <w:pStyle w:val="Bibliography"/>
        <w:spacing w:line="276" w:lineRule="auto"/>
        <w:rPr>
          <w:rFonts w:ascii="Times New Roman" w:hAnsi="Times New Roman" w:cs="Times New Roman"/>
        </w:rPr>
      </w:pPr>
      <w:bookmarkStart w:id="94" w:name="ref-hara_presynaptic_2014"/>
      <w:bookmarkEnd w:id="93"/>
      <w:r w:rsidRPr="00806605">
        <w:rPr>
          <w:rFonts w:ascii="Times New Roman" w:hAnsi="Times New Roman" w:cs="Times New Roman"/>
        </w:rPr>
        <w:t xml:space="preserve">Hara, Y., Yuk, F., Puri, R., Janssen, W. G. M., Rapp, P. R., &amp; Morrison, J. H. (2014). Presynaptic mitochondrial morphology in monkey prefrontal cortex correlates with working memory and is improved with estrogen treatment. </w:t>
      </w:r>
      <w:r w:rsidRPr="00806605">
        <w:rPr>
          <w:rFonts w:ascii="Times New Roman" w:hAnsi="Times New Roman" w:cs="Times New Roman"/>
          <w:i/>
          <w:iCs/>
        </w:rPr>
        <w:t>Proceedings of the National Academy of Sciences</w:t>
      </w:r>
      <w:r w:rsidRPr="00806605">
        <w:rPr>
          <w:rFonts w:ascii="Times New Roman" w:hAnsi="Times New Roman" w:cs="Times New Roman"/>
        </w:rPr>
        <w:t xml:space="preserve">, </w:t>
      </w:r>
      <w:r w:rsidRPr="00806605">
        <w:rPr>
          <w:rFonts w:ascii="Times New Roman" w:hAnsi="Times New Roman" w:cs="Times New Roman"/>
          <w:i/>
          <w:iCs/>
        </w:rPr>
        <w:t>111</w:t>
      </w:r>
      <w:r w:rsidRPr="00806605">
        <w:rPr>
          <w:rFonts w:ascii="Times New Roman" w:hAnsi="Times New Roman" w:cs="Times New Roman"/>
        </w:rPr>
        <w:t xml:space="preserve">(1), 486–491. </w:t>
      </w:r>
      <w:hyperlink r:id="rId30">
        <w:r w:rsidR="00CD372C" w:rsidRPr="00806605">
          <w:rPr>
            <w:rStyle w:val="Hyperlink"/>
            <w:rFonts w:ascii="Times New Roman" w:hAnsi="Times New Roman" w:cs="Times New Roman"/>
          </w:rPr>
          <w:t>https://doi.org/10.1073/pnas.1311310110</w:t>
        </w:r>
      </w:hyperlink>
    </w:p>
    <w:p w14:paraId="39FA9C76" w14:textId="77777777" w:rsidR="00CD372C" w:rsidRPr="00806605" w:rsidRDefault="000751A7" w:rsidP="00806605">
      <w:pPr>
        <w:pStyle w:val="Bibliography"/>
        <w:spacing w:line="276" w:lineRule="auto"/>
        <w:rPr>
          <w:rFonts w:ascii="Times New Roman" w:hAnsi="Times New Roman" w:cs="Times New Roman"/>
        </w:rPr>
      </w:pPr>
      <w:bookmarkStart w:id="95" w:name="ref-haussmann_embryonic_2012"/>
      <w:bookmarkEnd w:id="94"/>
      <w:r w:rsidRPr="00806605">
        <w:rPr>
          <w:rFonts w:ascii="Times New Roman" w:hAnsi="Times New Roman" w:cs="Times New Roman"/>
        </w:rPr>
        <w:t xml:space="preserve">Haussmann, M. F., Longenecker, A. S., Marchetto, N. M., Juliano, S. A., &amp; Bowden, R. M. (2012). Embryonic exposure to corticosterone modifies the juvenile stress response, oxidative stress and telomere length. </w:t>
      </w:r>
      <w:r w:rsidRPr="00806605">
        <w:rPr>
          <w:rFonts w:ascii="Times New Roman" w:hAnsi="Times New Roman" w:cs="Times New Roman"/>
          <w:i/>
          <w:iCs/>
        </w:rPr>
        <w:t>Proceedings of the Royal Society B: Biological Sciences</w:t>
      </w:r>
      <w:r w:rsidRPr="00806605">
        <w:rPr>
          <w:rFonts w:ascii="Times New Roman" w:hAnsi="Times New Roman" w:cs="Times New Roman"/>
        </w:rPr>
        <w:t xml:space="preserve">, </w:t>
      </w:r>
      <w:r w:rsidRPr="00806605">
        <w:rPr>
          <w:rFonts w:ascii="Times New Roman" w:hAnsi="Times New Roman" w:cs="Times New Roman"/>
          <w:i/>
          <w:iCs/>
        </w:rPr>
        <w:t>279</w:t>
      </w:r>
      <w:r w:rsidRPr="00806605">
        <w:rPr>
          <w:rFonts w:ascii="Times New Roman" w:hAnsi="Times New Roman" w:cs="Times New Roman"/>
        </w:rPr>
        <w:t xml:space="preserve">(1732), 1447–1456. </w:t>
      </w:r>
      <w:hyperlink r:id="rId31">
        <w:r w:rsidR="00CD372C" w:rsidRPr="00806605">
          <w:rPr>
            <w:rStyle w:val="Hyperlink"/>
            <w:rFonts w:ascii="Times New Roman" w:hAnsi="Times New Roman" w:cs="Times New Roman"/>
          </w:rPr>
          <w:t>https://doi.org/10.1098/rspb.2011.1913</w:t>
        </w:r>
      </w:hyperlink>
    </w:p>
    <w:p w14:paraId="5E51239F" w14:textId="77777777" w:rsidR="00CD372C" w:rsidRPr="00806605" w:rsidRDefault="000751A7" w:rsidP="00806605">
      <w:pPr>
        <w:pStyle w:val="Bibliography"/>
        <w:spacing w:line="276" w:lineRule="auto"/>
        <w:rPr>
          <w:rFonts w:ascii="Times New Roman" w:hAnsi="Times New Roman" w:cs="Times New Roman"/>
        </w:rPr>
      </w:pPr>
      <w:bookmarkStart w:id="96" w:name="ref-hayward2004maternal"/>
      <w:bookmarkEnd w:id="95"/>
      <w:r w:rsidRPr="00806605">
        <w:rPr>
          <w:rFonts w:ascii="Times New Roman" w:hAnsi="Times New Roman" w:cs="Times New Roman"/>
        </w:rPr>
        <w:t xml:space="preserve">Hayward, L. S., &amp; Wingfield, J. C. (2004). Maternal corticosterone is transferred to avian yolk and may alter offspring growth and adult phenotype. </w:t>
      </w:r>
      <w:r w:rsidRPr="00806605">
        <w:rPr>
          <w:rFonts w:ascii="Times New Roman" w:hAnsi="Times New Roman" w:cs="Times New Roman"/>
          <w:i/>
          <w:iCs/>
        </w:rPr>
        <w:t>General and Comparative Endocrinology</w:t>
      </w:r>
      <w:r w:rsidRPr="00806605">
        <w:rPr>
          <w:rFonts w:ascii="Times New Roman" w:hAnsi="Times New Roman" w:cs="Times New Roman"/>
        </w:rPr>
        <w:t xml:space="preserve">, </w:t>
      </w:r>
      <w:r w:rsidRPr="00806605">
        <w:rPr>
          <w:rFonts w:ascii="Times New Roman" w:hAnsi="Times New Roman" w:cs="Times New Roman"/>
          <w:i/>
          <w:iCs/>
        </w:rPr>
        <w:t>135</w:t>
      </w:r>
      <w:r w:rsidRPr="00806605">
        <w:rPr>
          <w:rFonts w:ascii="Times New Roman" w:hAnsi="Times New Roman" w:cs="Times New Roman"/>
        </w:rPr>
        <w:t>(3), 365–371.</w:t>
      </w:r>
    </w:p>
    <w:p w14:paraId="69D072E9" w14:textId="77777777" w:rsidR="00CD372C" w:rsidRPr="00806605" w:rsidRDefault="000751A7" w:rsidP="00806605">
      <w:pPr>
        <w:pStyle w:val="Bibliography"/>
        <w:spacing w:line="276" w:lineRule="auto"/>
        <w:rPr>
          <w:rFonts w:ascii="Times New Roman" w:hAnsi="Times New Roman" w:cs="Times New Roman"/>
        </w:rPr>
      </w:pPr>
      <w:bookmarkStart w:id="97" w:name="ref-hoffmann_mitochondrion_2018"/>
      <w:bookmarkEnd w:id="96"/>
      <w:r w:rsidRPr="00806605">
        <w:rPr>
          <w:rFonts w:ascii="Times New Roman" w:hAnsi="Times New Roman" w:cs="Times New Roman"/>
        </w:rPr>
        <w:t xml:space="preserve">Hoffmann, A., &amp; Spengler, D. (2018). The Mitochondrion as Potential Interface in Early-Life Stress Brain Programming. </w:t>
      </w:r>
      <w:r w:rsidRPr="00806605">
        <w:rPr>
          <w:rFonts w:ascii="Times New Roman" w:hAnsi="Times New Roman" w:cs="Times New Roman"/>
          <w:i/>
          <w:iCs/>
        </w:rPr>
        <w:t>Frontiers in Behavioral Neuroscience</w:t>
      </w:r>
      <w:r w:rsidRPr="00806605">
        <w:rPr>
          <w:rFonts w:ascii="Times New Roman" w:hAnsi="Times New Roman" w:cs="Times New Roman"/>
        </w:rPr>
        <w:t xml:space="preserve">, </w:t>
      </w:r>
      <w:r w:rsidRPr="00806605">
        <w:rPr>
          <w:rFonts w:ascii="Times New Roman" w:hAnsi="Times New Roman" w:cs="Times New Roman"/>
          <w:i/>
          <w:iCs/>
        </w:rPr>
        <w:t>12</w:t>
      </w:r>
      <w:r w:rsidRPr="00806605">
        <w:rPr>
          <w:rFonts w:ascii="Times New Roman" w:hAnsi="Times New Roman" w:cs="Times New Roman"/>
        </w:rPr>
        <w:t xml:space="preserve">, 306. </w:t>
      </w:r>
      <w:hyperlink r:id="rId32">
        <w:r w:rsidR="00CD372C" w:rsidRPr="00806605">
          <w:rPr>
            <w:rStyle w:val="Hyperlink"/>
            <w:rFonts w:ascii="Times New Roman" w:hAnsi="Times New Roman" w:cs="Times New Roman"/>
          </w:rPr>
          <w:t>https://doi.org/10.3389/fnbeh.2018.00306</w:t>
        </w:r>
      </w:hyperlink>
    </w:p>
    <w:p w14:paraId="7CD540EA" w14:textId="77777777" w:rsidR="00CD372C" w:rsidRPr="00806605" w:rsidRDefault="000751A7" w:rsidP="00806605">
      <w:pPr>
        <w:pStyle w:val="Bibliography"/>
        <w:spacing w:line="276" w:lineRule="auto"/>
        <w:rPr>
          <w:rFonts w:ascii="Times New Roman" w:hAnsi="Times New Roman" w:cs="Times New Roman"/>
        </w:rPr>
      </w:pPr>
      <w:bookmarkStart w:id="98" w:name="ref-kar2024heritability"/>
      <w:bookmarkEnd w:id="97"/>
      <w:r w:rsidRPr="00806605">
        <w:rPr>
          <w:rFonts w:ascii="Times New Roman" w:hAnsi="Times New Roman" w:cs="Times New Roman"/>
        </w:rPr>
        <w:t xml:space="preserve">Kar, F., Nakagawa, S., &amp; Noble, D. W. (2024). Heritability and developmental plasticity of growth in an oviparous lizard. </w:t>
      </w:r>
      <w:r w:rsidRPr="00806605">
        <w:rPr>
          <w:rFonts w:ascii="Times New Roman" w:hAnsi="Times New Roman" w:cs="Times New Roman"/>
          <w:i/>
          <w:iCs/>
        </w:rPr>
        <w:t>Heredity</w:t>
      </w:r>
      <w:r w:rsidRPr="00806605">
        <w:rPr>
          <w:rFonts w:ascii="Times New Roman" w:hAnsi="Times New Roman" w:cs="Times New Roman"/>
        </w:rPr>
        <w:t xml:space="preserve">, </w:t>
      </w:r>
      <w:r w:rsidRPr="00806605">
        <w:rPr>
          <w:rFonts w:ascii="Times New Roman" w:hAnsi="Times New Roman" w:cs="Times New Roman"/>
          <w:i/>
          <w:iCs/>
        </w:rPr>
        <w:t>132</w:t>
      </w:r>
      <w:r w:rsidRPr="00806605">
        <w:rPr>
          <w:rFonts w:ascii="Times New Roman" w:hAnsi="Times New Roman" w:cs="Times New Roman"/>
        </w:rPr>
        <w:t>(2), 67–76.</w:t>
      </w:r>
    </w:p>
    <w:p w14:paraId="1C283CE8" w14:textId="77777777" w:rsidR="00CD372C" w:rsidRPr="00806605" w:rsidRDefault="000751A7" w:rsidP="00806605">
      <w:pPr>
        <w:pStyle w:val="Bibliography"/>
        <w:spacing w:line="276" w:lineRule="auto"/>
        <w:rPr>
          <w:rFonts w:ascii="Times New Roman" w:hAnsi="Times New Roman" w:cs="Times New Roman"/>
        </w:rPr>
      </w:pPr>
      <w:bookmarkStart w:id="99" w:name="ref-kline2005principles"/>
      <w:bookmarkEnd w:id="98"/>
      <w:r w:rsidRPr="00806605">
        <w:rPr>
          <w:rFonts w:ascii="Times New Roman" w:hAnsi="Times New Roman" w:cs="Times New Roman"/>
        </w:rPr>
        <w:t xml:space="preserve">Kline, R. B. (2005). Principles and practice of structural equation modeling 2nd ed. </w:t>
      </w:r>
      <w:r w:rsidRPr="00806605">
        <w:rPr>
          <w:rFonts w:ascii="Times New Roman" w:hAnsi="Times New Roman" w:cs="Times New Roman"/>
          <w:i/>
          <w:iCs/>
        </w:rPr>
        <w:t>New York: Guilford</w:t>
      </w:r>
      <w:r w:rsidRPr="00806605">
        <w:rPr>
          <w:rFonts w:ascii="Times New Roman" w:hAnsi="Times New Roman" w:cs="Times New Roman"/>
        </w:rPr>
        <w:t xml:space="preserve">, </w:t>
      </w:r>
      <w:r w:rsidRPr="00806605">
        <w:rPr>
          <w:rFonts w:ascii="Times New Roman" w:hAnsi="Times New Roman" w:cs="Times New Roman"/>
          <w:i/>
          <w:iCs/>
        </w:rPr>
        <w:t>3</w:t>
      </w:r>
      <w:r w:rsidRPr="00806605">
        <w:rPr>
          <w:rFonts w:ascii="Times New Roman" w:hAnsi="Times New Roman" w:cs="Times New Roman"/>
        </w:rPr>
        <w:t>.</w:t>
      </w:r>
    </w:p>
    <w:p w14:paraId="4EB55956" w14:textId="77777777" w:rsidR="00CD372C" w:rsidRPr="00806605" w:rsidRDefault="000751A7" w:rsidP="00806605">
      <w:pPr>
        <w:pStyle w:val="Bibliography"/>
        <w:spacing w:line="276" w:lineRule="auto"/>
        <w:rPr>
          <w:rFonts w:ascii="Times New Roman" w:hAnsi="Times New Roman" w:cs="Times New Roman"/>
        </w:rPr>
      </w:pPr>
      <w:bookmarkStart w:id="100" w:name="ref-lefebvre_taxonomic_2011"/>
      <w:bookmarkEnd w:id="99"/>
      <w:r w:rsidRPr="00806605">
        <w:rPr>
          <w:rFonts w:ascii="Times New Roman" w:hAnsi="Times New Roman" w:cs="Times New Roman"/>
        </w:rPr>
        <w:t xml:space="preserve">Lefebvre, L. (2011). Taxonomic counts of cognition in the wild. </w:t>
      </w:r>
      <w:r w:rsidRPr="00806605">
        <w:rPr>
          <w:rFonts w:ascii="Times New Roman" w:hAnsi="Times New Roman" w:cs="Times New Roman"/>
          <w:i/>
          <w:iCs/>
        </w:rPr>
        <w:t>Biology Letters</w:t>
      </w:r>
      <w:r w:rsidRPr="00806605">
        <w:rPr>
          <w:rFonts w:ascii="Times New Roman" w:hAnsi="Times New Roman" w:cs="Times New Roman"/>
        </w:rPr>
        <w:t xml:space="preserve">, </w:t>
      </w:r>
      <w:r w:rsidRPr="00806605">
        <w:rPr>
          <w:rFonts w:ascii="Times New Roman" w:hAnsi="Times New Roman" w:cs="Times New Roman"/>
          <w:i/>
          <w:iCs/>
        </w:rPr>
        <w:t>7</w:t>
      </w:r>
      <w:r w:rsidRPr="00806605">
        <w:rPr>
          <w:rFonts w:ascii="Times New Roman" w:hAnsi="Times New Roman" w:cs="Times New Roman"/>
        </w:rPr>
        <w:t xml:space="preserve">(4), 631–633. </w:t>
      </w:r>
      <w:hyperlink r:id="rId33">
        <w:r w:rsidR="00CD372C" w:rsidRPr="00806605">
          <w:rPr>
            <w:rStyle w:val="Hyperlink"/>
            <w:rFonts w:ascii="Times New Roman" w:hAnsi="Times New Roman" w:cs="Times New Roman"/>
          </w:rPr>
          <w:t>https://doi.org/10.1098/rsbl.2010.0556</w:t>
        </w:r>
      </w:hyperlink>
    </w:p>
    <w:p w14:paraId="1E3115E8" w14:textId="77777777" w:rsidR="00CD372C" w:rsidRPr="00806605" w:rsidRDefault="000751A7" w:rsidP="00806605">
      <w:pPr>
        <w:pStyle w:val="Bibliography"/>
        <w:spacing w:line="276" w:lineRule="auto"/>
        <w:rPr>
          <w:rFonts w:ascii="Times New Roman" w:hAnsi="Times New Roman" w:cs="Times New Roman"/>
        </w:rPr>
      </w:pPr>
      <w:bookmarkStart w:id="101" w:name="ref-leibold2026life"/>
      <w:bookmarkEnd w:id="100"/>
      <w:r w:rsidRPr="00806605">
        <w:rPr>
          <w:rFonts w:ascii="Times New Roman" w:hAnsi="Times New Roman" w:cs="Times New Roman"/>
        </w:rPr>
        <w:t xml:space="preserve">Leibold, D. C., Recio, P., Peardon, A. Y., Crino, O. L., Friesen, C., &amp; Noble, D. W. (2026). Life-history strategy mediates the effects of multiple developmental stressors on australian lizards. </w:t>
      </w:r>
      <w:r w:rsidRPr="00806605">
        <w:rPr>
          <w:rFonts w:ascii="Times New Roman" w:hAnsi="Times New Roman" w:cs="Times New Roman"/>
          <w:i/>
          <w:iCs/>
        </w:rPr>
        <w:t>Proceedings of the Royal Society B: Biological Sciences</w:t>
      </w:r>
      <w:r w:rsidRPr="00806605">
        <w:rPr>
          <w:rFonts w:ascii="Times New Roman" w:hAnsi="Times New Roman" w:cs="Times New Roman"/>
        </w:rPr>
        <w:t xml:space="preserve">, </w:t>
      </w:r>
      <w:r w:rsidRPr="00806605">
        <w:rPr>
          <w:rFonts w:ascii="Times New Roman" w:hAnsi="Times New Roman" w:cs="Times New Roman"/>
          <w:i/>
          <w:iCs/>
        </w:rPr>
        <w:t>293</w:t>
      </w:r>
      <w:r w:rsidRPr="00806605">
        <w:rPr>
          <w:rFonts w:ascii="Times New Roman" w:hAnsi="Times New Roman" w:cs="Times New Roman"/>
        </w:rPr>
        <w:t>(2070), 20260243.</w:t>
      </w:r>
    </w:p>
    <w:p w14:paraId="5C221AB4" w14:textId="77777777" w:rsidR="00CD372C" w:rsidRPr="00806605" w:rsidRDefault="000751A7" w:rsidP="00806605">
      <w:pPr>
        <w:pStyle w:val="Bibliography"/>
        <w:spacing w:line="276" w:lineRule="auto"/>
        <w:rPr>
          <w:rFonts w:ascii="Times New Roman" w:hAnsi="Times New Roman" w:cs="Times New Roman"/>
        </w:rPr>
      </w:pPr>
      <w:bookmarkStart w:id="102" w:name="ref-mann_coupling_2021"/>
      <w:bookmarkEnd w:id="101"/>
      <w:r w:rsidRPr="00806605">
        <w:rPr>
          <w:rFonts w:ascii="Times New Roman" w:hAnsi="Times New Roman" w:cs="Times New Roman"/>
        </w:rPr>
        <w:t xml:space="preserve">Mann, K., Deny, S., Ganguli, S., &amp; Clandinin, T. R. (2021). Coupling of activity, metabolism and behaviour across the Drosophila brain. </w:t>
      </w:r>
      <w:r w:rsidRPr="00806605">
        <w:rPr>
          <w:rFonts w:ascii="Times New Roman" w:hAnsi="Times New Roman" w:cs="Times New Roman"/>
          <w:i/>
          <w:iCs/>
        </w:rPr>
        <w:t>Nature</w:t>
      </w:r>
      <w:r w:rsidRPr="00806605">
        <w:rPr>
          <w:rFonts w:ascii="Times New Roman" w:hAnsi="Times New Roman" w:cs="Times New Roman"/>
        </w:rPr>
        <w:t xml:space="preserve">, </w:t>
      </w:r>
      <w:r w:rsidRPr="00806605">
        <w:rPr>
          <w:rFonts w:ascii="Times New Roman" w:hAnsi="Times New Roman" w:cs="Times New Roman"/>
          <w:i/>
          <w:iCs/>
        </w:rPr>
        <w:t>593</w:t>
      </w:r>
      <w:r w:rsidRPr="00806605">
        <w:rPr>
          <w:rFonts w:ascii="Times New Roman" w:hAnsi="Times New Roman" w:cs="Times New Roman"/>
        </w:rPr>
        <w:t xml:space="preserve">(7858), 244–248. </w:t>
      </w:r>
      <w:hyperlink r:id="rId34">
        <w:r w:rsidR="00CD372C" w:rsidRPr="00806605">
          <w:rPr>
            <w:rStyle w:val="Hyperlink"/>
            <w:rFonts w:ascii="Times New Roman" w:hAnsi="Times New Roman" w:cs="Times New Roman"/>
          </w:rPr>
          <w:t>https://doi.org/10.1038/s41586-021-03497-0</w:t>
        </w:r>
      </w:hyperlink>
    </w:p>
    <w:p w14:paraId="236758CA" w14:textId="77777777" w:rsidR="00CD372C" w:rsidRPr="00806605" w:rsidRDefault="000751A7" w:rsidP="00806605">
      <w:pPr>
        <w:pStyle w:val="Bibliography"/>
        <w:spacing w:line="276" w:lineRule="auto"/>
        <w:rPr>
          <w:rFonts w:ascii="Times New Roman" w:hAnsi="Times New Roman" w:cs="Times New Roman"/>
        </w:rPr>
      </w:pPr>
      <w:bookmarkStart w:id="103" w:name="ref-martinez2016tca"/>
      <w:bookmarkEnd w:id="102"/>
      <w:r w:rsidRPr="00806605">
        <w:rPr>
          <w:rFonts w:ascii="Times New Roman" w:hAnsi="Times New Roman" w:cs="Times New Roman"/>
        </w:rPr>
        <w:lastRenderedPageBreak/>
        <w:t xml:space="preserve">Martı́nez-Reyes, I., Diebold, L. P., Kong, H., Schieber, M., Huang, H., Hensley, C. T., Mehta, M. M., Wang, T., Santos, J. H., Woychik, R., et al. (2016). TCA cycle and mitochondrial membrane potential are necessary for diverse biological functions. </w:t>
      </w:r>
      <w:r w:rsidRPr="00806605">
        <w:rPr>
          <w:rFonts w:ascii="Times New Roman" w:hAnsi="Times New Roman" w:cs="Times New Roman"/>
          <w:i/>
          <w:iCs/>
        </w:rPr>
        <w:t>Molecular Cell</w:t>
      </w:r>
      <w:r w:rsidRPr="00806605">
        <w:rPr>
          <w:rFonts w:ascii="Times New Roman" w:hAnsi="Times New Roman" w:cs="Times New Roman"/>
        </w:rPr>
        <w:t xml:space="preserve">, </w:t>
      </w:r>
      <w:r w:rsidRPr="00806605">
        <w:rPr>
          <w:rFonts w:ascii="Times New Roman" w:hAnsi="Times New Roman" w:cs="Times New Roman"/>
          <w:i/>
          <w:iCs/>
        </w:rPr>
        <w:t>61</w:t>
      </w:r>
      <w:r w:rsidRPr="00806605">
        <w:rPr>
          <w:rFonts w:ascii="Times New Roman" w:hAnsi="Times New Roman" w:cs="Times New Roman"/>
        </w:rPr>
        <w:t>(2), 199–209.</w:t>
      </w:r>
    </w:p>
    <w:p w14:paraId="4EC5F85A" w14:textId="77777777" w:rsidR="00CD372C" w:rsidRPr="00806605" w:rsidRDefault="000751A7" w:rsidP="00806605">
      <w:pPr>
        <w:pStyle w:val="Bibliography"/>
        <w:spacing w:line="276" w:lineRule="auto"/>
        <w:rPr>
          <w:rFonts w:ascii="Times New Roman" w:hAnsi="Times New Roman" w:cs="Times New Roman"/>
        </w:rPr>
      </w:pPr>
      <w:bookmarkStart w:id="104" w:name="ref-mcintosh1998glucocorticoids"/>
      <w:bookmarkEnd w:id="103"/>
      <w:r w:rsidRPr="00806605">
        <w:rPr>
          <w:rFonts w:ascii="Times New Roman" w:hAnsi="Times New Roman" w:cs="Times New Roman"/>
        </w:rPr>
        <w:t xml:space="preserve">McIntosh, L. J., Hong, K. E., &amp; Sapolsky, R. M. (1998). Glucocorticoids may alter antioxidant enzyme capacity in the brain: Baseline studies. </w:t>
      </w:r>
      <w:r w:rsidRPr="00806605">
        <w:rPr>
          <w:rFonts w:ascii="Times New Roman" w:hAnsi="Times New Roman" w:cs="Times New Roman"/>
          <w:i/>
          <w:iCs/>
        </w:rPr>
        <w:t>Brain Research</w:t>
      </w:r>
      <w:r w:rsidRPr="00806605">
        <w:rPr>
          <w:rFonts w:ascii="Times New Roman" w:hAnsi="Times New Roman" w:cs="Times New Roman"/>
        </w:rPr>
        <w:t xml:space="preserve">, </w:t>
      </w:r>
      <w:r w:rsidRPr="00806605">
        <w:rPr>
          <w:rFonts w:ascii="Times New Roman" w:hAnsi="Times New Roman" w:cs="Times New Roman"/>
          <w:i/>
          <w:iCs/>
        </w:rPr>
        <w:t>791</w:t>
      </w:r>
      <w:r w:rsidRPr="00806605">
        <w:rPr>
          <w:rFonts w:ascii="Times New Roman" w:hAnsi="Times New Roman" w:cs="Times New Roman"/>
        </w:rPr>
        <w:t>(1-2), 209–214.</w:t>
      </w:r>
    </w:p>
    <w:p w14:paraId="1BD56CAA" w14:textId="77777777" w:rsidR="00CD372C" w:rsidRPr="00806605" w:rsidRDefault="000751A7" w:rsidP="00806605">
      <w:pPr>
        <w:pStyle w:val="Bibliography"/>
        <w:spacing w:line="276" w:lineRule="auto"/>
        <w:rPr>
          <w:rFonts w:ascii="Times New Roman" w:hAnsi="Times New Roman" w:cs="Times New Roman"/>
        </w:rPr>
      </w:pPr>
      <w:bookmarkStart w:id="105" w:name="ref-mcnay_decreases_2000"/>
      <w:bookmarkEnd w:id="104"/>
      <w:r w:rsidRPr="00806605">
        <w:rPr>
          <w:rFonts w:ascii="Times New Roman" w:hAnsi="Times New Roman" w:cs="Times New Roman"/>
        </w:rPr>
        <w:t xml:space="preserve">McNay, E. C., Fries, T. M., &amp; Gold, P. E. (2000). Decreases in rat extracellular hippocampal glucose concentration associated with cognitive demand during a spatial task. </w:t>
      </w:r>
      <w:r w:rsidRPr="00806605">
        <w:rPr>
          <w:rFonts w:ascii="Times New Roman" w:hAnsi="Times New Roman" w:cs="Times New Roman"/>
          <w:i/>
          <w:iCs/>
        </w:rPr>
        <w:t>Proceedings of the National Academy of Sciences</w:t>
      </w:r>
      <w:r w:rsidRPr="00806605">
        <w:rPr>
          <w:rFonts w:ascii="Times New Roman" w:hAnsi="Times New Roman" w:cs="Times New Roman"/>
        </w:rPr>
        <w:t xml:space="preserve">, </w:t>
      </w:r>
      <w:r w:rsidRPr="00806605">
        <w:rPr>
          <w:rFonts w:ascii="Times New Roman" w:hAnsi="Times New Roman" w:cs="Times New Roman"/>
          <w:i/>
          <w:iCs/>
        </w:rPr>
        <w:t>97</w:t>
      </w:r>
      <w:r w:rsidRPr="00806605">
        <w:rPr>
          <w:rFonts w:ascii="Times New Roman" w:hAnsi="Times New Roman" w:cs="Times New Roman"/>
        </w:rPr>
        <w:t xml:space="preserve">(6), 2881–2885. </w:t>
      </w:r>
      <w:hyperlink r:id="rId35">
        <w:r w:rsidR="00CD372C" w:rsidRPr="00806605">
          <w:rPr>
            <w:rStyle w:val="Hyperlink"/>
            <w:rFonts w:ascii="Times New Roman" w:hAnsi="Times New Roman" w:cs="Times New Roman"/>
          </w:rPr>
          <w:t>https://doi.org/10.1073/pnas.050583697</w:t>
        </w:r>
      </w:hyperlink>
    </w:p>
    <w:p w14:paraId="65B672AC" w14:textId="77777777" w:rsidR="00CD372C" w:rsidRPr="00806605" w:rsidRDefault="000751A7" w:rsidP="00806605">
      <w:pPr>
        <w:pStyle w:val="Bibliography"/>
        <w:spacing w:line="276" w:lineRule="auto"/>
        <w:rPr>
          <w:rFonts w:ascii="Times New Roman" w:hAnsi="Times New Roman" w:cs="Times New Roman"/>
        </w:rPr>
      </w:pPr>
      <w:bookmarkStart w:id="106" w:name="ref-meunier2020olfactory"/>
      <w:bookmarkEnd w:id="105"/>
      <w:r w:rsidRPr="00806605">
        <w:rPr>
          <w:rFonts w:ascii="Times New Roman" w:hAnsi="Times New Roman" w:cs="Times New Roman"/>
        </w:rPr>
        <w:t xml:space="preserve">Meunier, N., Raynaud, A., Le Bourhis, M., Grebert, D., Dewaele, A., Acquistapace, A., &amp; Bombail, V. (2020). The olfactory mucosa, first actor of olfactory detection, is sensitive to glucocorticoid hormone. </w:t>
      </w:r>
      <w:r w:rsidRPr="00806605">
        <w:rPr>
          <w:rFonts w:ascii="Times New Roman" w:hAnsi="Times New Roman" w:cs="Times New Roman"/>
          <w:i/>
          <w:iCs/>
        </w:rPr>
        <w:t>European Journal of Neuroscience</w:t>
      </w:r>
      <w:r w:rsidRPr="00806605">
        <w:rPr>
          <w:rFonts w:ascii="Times New Roman" w:hAnsi="Times New Roman" w:cs="Times New Roman"/>
        </w:rPr>
        <w:t xml:space="preserve">, </w:t>
      </w:r>
      <w:r w:rsidRPr="00806605">
        <w:rPr>
          <w:rFonts w:ascii="Times New Roman" w:hAnsi="Times New Roman" w:cs="Times New Roman"/>
          <w:i/>
          <w:iCs/>
        </w:rPr>
        <w:t>51</w:t>
      </w:r>
      <w:r w:rsidRPr="00806605">
        <w:rPr>
          <w:rFonts w:ascii="Times New Roman" w:hAnsi="Times New Roman" w:cs="Times New Roman"/>
        </w:rPr>
        <w:t>(6), 1403–1418.</w:t>
      </w:r>
    </w:p>
    <w:p w14:paraId="235A242D" w14:textId="77777777" w:rsidR="00CD372C" w:rsidRPr="00806605" w:rsidRDefault="000751A7" w:rsidP="00806605">
      <w:pPr>
        <w:pStyle w:val="Bibliography"/>
        <w:spacing w:line="276" w:lineRule="auto"/>
        <w:rPr>
          <w:rFonts w:ascii="Times New Roman" w:hAnsi="Times New Roman" w:cs="Times New Roman"/>
        </w:rPr>
      </w:pPr>
      <w:bookmarkStart w:id="107" w:name="ref-noble_developmental_2018"/>
      <w:bookmarkEnd w:id="106"/>
      <w:r w:rsidRPr="00806605">
        <w:rPr>
          <w:rFonts w:ascii="Times New Roman" w:hAnsi="Times New Roman" w:cs="Times New Roman"/>
        </w:rPr>
        <w:t xml:space="preserve">Noble, D. W. A., Stenhouse, V., &amp; Schwanz, L. E. (2018). Developmental temperatures and phenotypic plasticity in reptiles: A systematic review and meta-analysis: Incubation temperature and plasticity. </w:t>
      </w:r>
      <w:r w:rsidRPr="00806605">
        <w:rPr>
          <w:rFonts w:ascii="Times New Roman" w:hAnsi="Times New Roman" w:cs="Times New Roman"/>
          <w:i/>
          <w:iCs/>
        </w:rPr>
        <w:t>Biological Reviews</w:t>
      </w:r>
      <w:r w:rsidRPr="00806605">
        <w:rPr>
          <w:rFonts w:ascii="Times New Roman" w:hAnsi="Times New Roman" w:cs="Times New Roman"/>
        </w:rPr>
        <w:t xml:space="preserve">, </w:t>
      </w:r>
      <w:r w:rsidRPr="00806605">
        <w:rPr>
          <w:rFonts w:ascii="Times New Roman" w:hAnsi="Times New Roman" w:cs="Times New Roman"/>
          <w:i/>
          <w:iCs/>
        </w:rPr>
        <w:t>93</w:t>
      </w:r>
      <w:r w:rsidRPr="00806605">
        <w:rPr>
          <w:rFonts w:ascii="Times New Roman" w:hAnsi="Times New Roman" w:cs="Times New Roman"/>
        </w:rPr>
        <w:t xml:space="preserve">(1), 72–97. </w:t>
      </w:r>
      <w:hyperlink r:id="rId36">
        <w:r w:rsidR="00CD372C" w:rsidRPr="00806605">
          <w:rPr>
            <w:rStyle w:val="Hyperlink"/>
            <w:rFonts w:ascii="Times New Roman" w:hAnsi="Times New Roman" w:cs="Times New Roman"/>
          </w:rPr>
          <w:t>https://doi.org/10.1111/brv.12333</w:t>
        </w:r>
      </w:hyperlink>
    </w:p>
    <w:p w14:paraId="542A9735" w14:textId="77777777" w:rsidR="00CD372C" w:rsidRPr="00806605" w:rsidRDefault="000751A7" w:rsidP="00806605">
      <w:pPr>
        <w:pStyle w:val="Bibliography"/>
        <w:spacing w:line="276" w:lineRule="auto"/>
        <w:rPr>
          <w:rFonts w:ascii="Times New Roman" w:hAnsi="Times New Roman" w:cs="Times New Roman"/>
        </w:rPr>
      </w:pPr>
      <w:bookmarkStart w:id="108" w:name="ref-pass2020impact"/>
      <w:bookmarkEnd w:id="107"/>
      <w:r w:rsidRPr="00806605">
        <w:rPr>
          <w:rFonts w:ascii="Times New Roman" w:hAnsi="Times New Roman" w:cs="Times New Roman"/>
        </w:rPr>
        <w:t xml:space="preserve">Paß, T., Aßfalg, M., Tolve, M., Blaess, S., Rothermel, M., Wiesner, R. J., &amp; Ricke, K. M. (2020). The impact of mitochondrial dysfunction on dopaminergic neurons in the olfactory bulb and odor detection. </w:t>
      </w:r>
      <w:r w:rsidRPr="00806605">
        <w:rPr>
          <w:rFonts w:ascii="Times New Roman" w:hAnsi="Times New Roman" w:cs="Times New Roman"/>
          <w:i/>
          <w:iCs/>
        </w:rPr>
        <w:t>Molecular Neurobiology</w:t>
      </w:r>
      <w:r w:rsidRPr="00806605">
        <w:rPr>
          <w:rFonts w:ascii="Times New Roman" w:hAnsi="Times New Roman" w:cs="Times New Roman"/>
        </w:rPr>
        <w:t xml:space="preserve">, </w:t>
      </w:r>
      <w:r w:rsidRPr="00806605">
        <w:rPr>
          <w:rFonts w:ascii="Times New Roman" w:hAnsi="Times New Roman" w:cs="Times New Roman"/>
          <w:i/>
          <w:iCs/>
        </w:rPr>
        <w:t>57</w:t>
      </w:r>
      <w:r w:rsidRPr="00806605">
        <w:rPr>
          <w:rFonts w:ascii="Times New Roman" w:hAnsi="Times New Roman" w:cs="Times New Roman"/>
        </w:rPr>
        <w:t>, 3646–3657.</w:t>
      </w:r>
    </w:p>
    <w:p w14:paraId="00F7A353" w14:textId="77777777" w:rsidR="00CD372C" w:rsidRPr="00806605" w:rsidRDefault="000751A7" w:rsidP="00806605">
      <w:pPr>
        <w:pStyle w:val="Bibliography"/>
        <w:spacing w:line="276" w:lineRule="auto"/>
        <w:rPr>
          <w:rFonts w:ascii="Times New Roman" w:hAnsi="Times New Roman" w:cs="Times New Roman"/>
        </w:rPr>
      </w:pPr>
      <w:bookmarkStart w:id="109" w:name="ref-picard_mitochondria_2014"/>
      <w:bookmarkEnd w:id="108"/>
      <w:r w:rsidRPr="00806605">
        <w:rPr>
          <w:rFonts w:ascii="Times New Roman" w:hAnsi="Times New Roman" w:cs="Times New Roman"/>
        </w:rPr>
        <w:t xml:space="preserve">Picard, M., &amp; McEwen, B. S. (2014). Mitochondria impact brain function and cognition. </w:t>
      </w:r>
      <w:r w:rsidRPr="00806605">
        <w:rPr>
          <w:rFonts w:ascii="Times New Roman" w:hAnsi="Times New Roman" w:cs="Times New Roman"/>
          <w:i/>
          <w:iCs/>
        </w:rPr>
        <w:t>Proceedings of the National Academy of Sciences</w:t>
      </w:r>
      <w:r w:rsidRPr="00806605">
        <w:rPr>
          <w:rFonts w:ascii="Times New Roman" w:hAnsi="Times New Roman" w:cs="Times New Roman"/>
        </w:rPr>
        <w:t xml:space="preserve">, </w:t>
      </w:r>
      <w:r w:rsidRPr="00806605">
        <w:rPr>
          <w:rFonts w:ascii="Times New Roman" w:hAnsi="Times New Roman" w:cs="Times New Roman"/>
          <w:i/>
          <w:iCs/>
        </w:rPr>
        <w:t>111</w:t>
      </w:r>
      <w:r w:rsidRPr="00806605">
        <w:rPr>
          <w:rFonts w:ascii="Times New Roman" w:hAnsi="Times New Roman" w:cs="Times New Roman"/>
        </w:rPr>
        <w:t xml:space="preserve">(1), 7–8. </w:t>
      </w:r>
      <w:hyperlink r:id="rId37">
        <w:r w:rsidR="00CD372C" w:rsidRPr="00806605">
          <w:rPr>
            <w:rStyle w:val="Hyperlink"/>
            <w:rFonts w:ascii="Times New Roman" w:hAnsi="Times New Roman" w:cs="Times New Roman"/>
          </w:rPr>
          <w:t>https://doi.org/10.1073/pnas.1321881111</w:t>
        </w:r>
      </w:hyperlink>
    </w:p>
    <w:p w14:paraId="37415D2D" w14:textId="77777777" w:rsidR="00CD372C" w:rsidRPr="00806605" w:rsidRDefault="000751A7" w:rsidP="00806605">
      <w:pPr>
        <w:pStyle w:val="Bibliography"/>
        <w:spacing w:line="276" w:lineRule="auto"/>
        <w:rPr>
          <w:rFonts w:ascii="Times New Roman" w:hAnsi="Times New Roman" w:cs="Times New Roman"/>
        </w:rPr>
      </w:pPr>
      <w:bookmarkStart w:id="110" w:name="ref-picard_energetic_2018"/>
      <w:bookmarkEnd w:id="109"/>
      <w:r w:rsidRPr="00806605">
        <w:rPr>
          <w:rFonts w:ascii="Times New Roman" w:hAnsi="Times New Roman" w:cs="Times New Roman"/>
        </w:rPr>
        <w:t xml:space="preserve">Picard, M., McEwen, B. S., Epel, E. S., &amp; Sandi, C. (2018). An energetic view of stress: Focus on mitochondria. </w:t>
      </w:r>
      <w:r w:rsidRPr="00806605">
        <w:rPr>
          <w:rFonts w:ascii="Times New Roman" w:hAnsi="Times New Roman" w:cs="Times New Roman"/>
          <w:i/>
          <w:iCs/>
        </w:rPr>
        <w:t>Frontiers in Neuroendocrinology</w:t>
      </w:r>
      <w:r w:rsidRPr="00806605">
        <w:rPr>
          <w:rFonts w:ascii="Times New Roman" w:hAnsi="Times New Roman" w:cs="Times New Roman"/>
        </w:rPr>
        <w:t xml:space="preserve">, </w:t>
      </w:r>
      <w:r w:rsidRPr="00806605">
        <w:rPr>
          <w:rFonts w:ascii="Times New Roman" w:hAnsi="Times New Roman" w:cs="Times New Roman"/>
          <w:i/>
          <w:iCs/>
        </w:rPr>
        <w:t>49</w:t>
      </w:r>
      <w:r w:rsidRPr="00806605">
        <w:rPr>
          <w:rFonts w:ascii="Times New Roman" w:hAnsi="Times New Roman" w:cs="Times New Roman"/>
        </w:rPr>
        <w:t xml:space="preserve">, 72–85. </w:t>
      </w:r>
      <w:hyperlink r:id="rId38">
        <w:r w:rsidR="00CD372C" w:rsidRPr="00806605">
          <w:rPr>
            <w:rStyle w:val="Hyperlink"/>
            <w:rFonts w:ascii="Times New Roman" w:hAnsi="Times New Roman" w:cs="Times New Roman"/>
          </w:rPr>
          <w:t>https://doi.org/10.1016/j.yfrne.2018.01.001</w:t>
        </w:r>
      </w:hyperlink>
    </w:p>
    <w:p w14:paraId="61A05FC3" w14:textId="77777777" w:rsidR="00CD372C" w:rsidRPr="00806605" w:rsidRDefault="000751A7" w:rsidP="00806605">
      <w:pPr>
        <w:pStyle w:val="Bibliography"/>
        <w:spacing w:line="276" w:lineRule="auto"/>
        <w:rPr>
          <w:rFonts w:ascii="Times New Roman" w:hAnsi="Times New Roman" w:cs="Times New Roman"/>
        </w:rPr>
      </w:pPr>
      <w:bookmarkStart w:id="111" w:name="ref-pyke1984optimal"/>
      <w:bookmarkEnd w:id="110"/>
      <w:r w:rsidRPr="00806605">
        <w:rPr>
          <w:rFonts w:ascii="Times New Roman" w:hAnsi="Times New Roman" w:cs="Times New Roman"/>
        </w:rPr>
        <w:t xml:space="preserve">Pyke, G. H. (1984). Optimal foraging theory: A critical review. </w:t>
      </w:r>
      <w:r w:rsidRPr="00806605">
        <w:rPr>
          <w:rFonts w:ascii="Times New Roman" w:hAnsi="Times New Roman" w:cs="Times New Roman"/>
          <w:i/>
          <w:iCs/>
        </w:rPr>
        <w:t>Annual Review of Ecology and Systematics</w:t>
      </w:r>
      <w:r w:rsidRPr="00806605">
        <w:rPr>
          <w:rFonts w:ascii="Times New Roman" w:hAnsi="Times New Roman" w:cs="Times New Roman"/>
        </w:rPr>
        <w:t xml:space="preserve">, </w:t>
      </w:r>
      <w:r w:rsidRPr="00806605">
        <w:rPr>
          <w:rFonts w:ascii="Times New Roman" w:hAnsi="Times New Roman" w:cs="Times New Roman"/>
          <w:i/>
          <w:iCs/>
        </w:rPr>
        <w:t>15</w:t>
      </w:r>
      <w:r w:rsidRPr="00806605">
        <w:rPr>
          <w:rFonts w:ascii="Times New Roman" w:hAnsi="Times New Roman" w:cs="Times New Roman"/>
        </w:rPr>
        <w:t>, 523–575.</w:t>
      </w:r>
    </w:p>
    <w:p w14:paraId="6086AE07" w14:textId="77777777" w:rsidR="00CD372C" w:rsidRPr="00806605" w:rsidRDefault="000751A7" w:rsidP="00806605">
      <w:pPr>
        <w:pStyle w:val="Bibliography"/>
        <w:spacing w:line="276" w:lineRule="auto"/>
        <w:rPr>
          <w:rFonts w:ascii="Times New Roman" w:hAnsi="Times New Roman" w:cs="Times New Roman"/>
        </w:rPr>
      </w:pPr>
      <w:bookmarkStart w:id="112" w:name="ref-R"/>
      <w:bookmarkEnd w:id="111"/>
      <w:r w:rsidRPr="00806605">
        <w:rPr>
          <w:rFonts w:ascii="Times New Roman" w:hAnsi="Times New Roman" w:cs="Times New Roman"/>
        </w:rPr>
        <w:t xml:space="preserve">R Core Team. (2021). </w:t>
      </w:r>
      <w:r w:rsidRPr="00806605">
        <w:rPr>
          <w:rFonts w:ascii="Times New Roman" w:hAnsi="Times New Roman" w:cs="Times New Roman"/>
          <w:i/>
          <w:iCs/>
        </w:rPr>
        <w:t>R: A language and environment for statistical computing</w:t>
      </w:r>
      <w:r w:rsidRPr="00806605">
        <w:rPr>
          <w:rFonts w:ascii="Times New Roman" w:hAnsi="Times New Roman" w:cs="Times New Roman"/>
        </w:rPr>
        <w:t xml:space="preserve">. R Foundation for Statistical Computing. </w:t>
      </w:r>
      <w:hyperlink r:id="rId39">
        <w:r w:rsidR="00CD372C" w:rsidRPr="00806605">
          <w:rPr>
            <w:rStyle w:val="Hyperlink"/>
            <w:rFonts w:ascii="Times New Roman" w:hAnsi="Times New Roman" w:cs="Times New Roman"/>
          </w:rPr>
          <w:t>https://www.R-project.org/</w:t>
        </w:r>
      </w:hyperlink>
    </w:p>
    <w:p w14:paraId="29CF3BDB" w14:textId="77777777" w:rsidR="00CD372C" w:rsidRPr="00806605" w:rsidRDefault="000751A7" w:rsidP="00806605">
      <w:pPr>
        <w:pStyle w:val="Bibliography"/>
        <w:spacing w:line="276" w:lineRule="auto"/>
        <w:rPr>
          <w:rFonts w:ascii="Times New Roman" w:hAnsi="Times New Roman" w:cs="Times New Roman"/>
        </w:rPr>
      </w:pPr>
      <w:bookmarkStart w:id="113" w:name="ref-recio2025prenatal"/>
      <w:bookmarkEnd w:id="112"/>
      <w:r w:rsidRPr="00806605">
        <w:rPr>
          <w:rFonts w:ascii="Times New Roman" w:hAnsi="Times New Roman" w:cs="Times New Roman"/>
        </w:rPr>
        <w:t xml:space="preserve">Recio, P., Leibold, D. C., Crino, O. L., Friesen, C. R., &amp; Noble, D. W. (2025). Prenatal conditions do not affect brain physiology and learning in a lizard. </w:t>
      </w:r>
      <w:r w:rsidRPr="00806605">
        <w:rPr>
          <w:rFonts w:ascii="Times New Roman" w:hAnsi="Times New Roman" w:cs="Times New Roman"/>
          <w:i/>
          <w:iCs/>
        </w:rPr>
        <w:t>Journal of Experimental Biology</w:t>
      </w:r>
      <w:r w:rsidRPr="00806605">
        <w:rPr>
          <w:rFonts w:ascii="Times New Roman" w:hAnsi="Times New Roman" w:cs="Times New Roman"/>
        </w:rPr>
        <w:t xml:space="preserve">, </w:t>
      </w:r>
      <w:r w:rsidRPr="00806605">
        <w:rPr>
          <w:rFonts w:ascii="Times New Roman" w:hAnsi="Times New Roman" w:cs="Times New Roman"/>
          <w:i/>
          <w:iCs/>
        </w:rPr>
        <w:t>228</w:t>
      </w:r>
      <w:r w:rsidRPr="00806605">
        <w:rPr>
          <w:rFonts w:ascii="Times New Roman" w:hAnsi="Times New Roman" w:cs="Times New Roman"/>
        </w:rPr>
        <w:t>(15), jeb250716.</w:t>
      </w:r>
    </w:p>
    <w:p w14:paraId="0E37F6F6" w14:textId="77777777" w:rsidR="00CD372C" w:rsidRPr="00806605" w:rsidRDefault="000751A7" w:rsidP="00806605">
      <w:pPr>
        <w:pStyle w:val="Bibliography"/>
        <w:spacing w:line="276" w:lineRule="auto"/>
        <w:rPr>
          <w:rFonts w:ascii="Times New Roman" w:hAnsi="Times New Roman" w:cs="Times New Roman"/>
        </w:rPr>
      </w:pPr>
      <w:bookmarkStart w:id="114" w:name="ref-recio_prey_2021"/>
      <w:bookmarkEnd w:id="113"/>
      <w:r w:rsidRPr="00806605">
        <w:rPr>
          <w:rFonts w:ascii="Times New Roman" w:hAnsi="Times New Roman" w:cs="Times New Roman"/>
        </w:rPr>
        <w:t xml:space="preserve">Recio, P., Rodrı́guez-Ruiz, G., López, P., &amp; Martı́n, J. (2021). Prey quantity discrimination and social experience affect foraging decisions of rock lizards. </w:t>
      </w:r>
      <w:r w:rsidRPr="00806605">
        <w:rPr>
          <w:rFonts w:ascii="Times New Roman" w:hAnsi="Times New Roman" w:cs="Times New Roman"/>
          <w:i/>
          <w:iCs/>
        </w:rPr>
        <w:t>Behavioral Ecology and Sociobiology</w:t>
      </w:r>
      <w:r w:rsidRPr="00806605">
        <w:rPr>
          <w:rFonts w:ascii="Times New Roman" w:hAnsi="Times New Roman" w:cs="Times New Roman"/>
        </w:rPr>
        <w:t xml:space="preserve">, </w:t>
      </w:r>
      <w:r w:rsidRPr="00806605">
        <w:rPr>
          <w:rFonts w:ascii="Times New Roman" w:hAnsi="Times New Roman" w:cs="Times New Roman"/>
          <w:i/>
          <w:iCs/>
        </w:rPr>
        <w:t>75</w:t>
      </w:r>
      <w:r w:rsidRPr="00806605">
        <w:rPr>
          <w:rFonts w:ascii="Times New Roman" w:hAnsi="Times New Roman" w:cs="Times New Roman"/>
        </w:rPr>
        <w:t xml:space="preserve">(2), 33. </w:t>
      </w:r>
      <w:hyperlink r:id="rId40">
        <w:r w:rsidR="00CD372C" w:rsidRPr="00806605">
          <w:rPr>
            <w:rStyle w:val="Hyperlink"/>
            <w:rFonts w:ascii="Times New Roman" w:hAnsi="Times New Roman" w:cs="Times New Roman"/>
          </w:rPr>
          <w:t>https://doi.org/10.1007/s00265-021-02979-5</w:t>
        </w:r>
      </w:hyperlink>
    </w:p>
    <w:p w14:paraId="1409E9E7" w14:textId="77777777" w:rsidR="00CD372C" w:rsidRPr="00806605" w:rsidRDefault="000751A7" w:rsidP="00806605">
      <w:pPr>
        <w:pStyle w:val="Bibliography"/>
        <w:spacing w:line="276" w:lineRule="auto"/>
        <w:rPr>
          <w:rFonts w:ascii="Times New Roman" w:hAnsi="Times New Roman" w:cs="Times New Roman"/>
        </w:rPr>
      </w:pPr>
      <w:bookmarkStart w:id="115" w:name="ref-recio2023conspecific"/>
      <w:bookmarkEnd w:id="114"/>
      <w:r w:rsidRPr="00806605">
        <w:rPr>
          <w:rFonts w:ascii="Times New Roman" w:hAnsi="Times New Roman" w:cs="Times New Roman"/>
        </w:rPr>
        <w:lastRenderedPageBreak/>
        <w:t xml:space="preserve">Recio, P., Rodrı́guez-Ruiz, G., Sannolo, M., Cuervo, J. J., López, P., &amp; Martı́n, J. (2023). Conspecific scent marks may influence underground site selection by a fossorial reptile. </w:t>
      </w:r>
      <w:r w:rsidRPr="00806605">
        <w:rPr>
          <w:rFonts w:ascii="Times New Roman" w:hAnsi="Times New Roman" w:cs="Times New Roman"/>
          <w:i/>
          <w:iCs/>
        </w:rPr>
        <w:t>Behavioral Ecology and Sociobiology</w:t>
      </w:r>
      <w:r w:rsidRPr="00806605">
        <w:rPr>
          <w:rFonts w:ascii="Times New Roman" w:hAnsi="Times New Roman" w:cs="Times New Roman"/>
        </w:rPr>
        <w:t xml:space="preserve">, </w:t>
      </w:r>
      <w:r w:rsidRPr="00806605">
        <w:rPr>
          <w:rFonts w:ascii="Times New Roman" w:hAnsi="Times New Roman" w:cs="Times New Roman"/>
          <w:i/>
          <w:iCs/>
        </w:rPr>
        <w:t>77</w:t>
      </w:r>
      <w:r w:rsidRPr="00806605">
        <w:rPr>
          <w:rFonts w:ascii="Times New Roman" w:hAnsi="Times New Roman" w:cs="Times New Roman"/>
        </w:rPr>
        <w:t>(3), 29.</w:t>
      </w:r>
    </w:p>
    <w:p w14:paraId="5B5EEEAD" w14:textId="77777777" w:rsidR="00CD372C" w:rsidRPr="00806605" w:rsidRDefault="000751A7" w:rsidP="00806605">
      <w:pPr>
        <w:pStyle w:val="Bibliography"/>
        <w:spacing w:line="276" w:lineRule="auto"/>
        <w:rPr>
          <w:rFonts w:ascii="Times New Roman" w:hAnsi="Times New Roman" w:cs="Times New Roman"/>
        </w:rPr>
      </w:pPr>
      <w:bookmarkStart w:id="116" w:name="ref-rice2002brain"/>
      <w:bookmarkEnd w:id="115"/>
      <w:r w:rsidRPr="00806605">
        <w:rPr>
          <w:rFonts w:ascii="Times New Roman" w:hAnsi="Times New Roman" w:cs="Times New Roman"/>
        </w:rPr>
        <w:t xml:space="preserve">Rice, M., Forman, R., Chen, B., Avshalumov, M., Cragg, S., &amp; Drew, K. (2002). Brain antioxidant regulation in mammals and anoxia-tolerant reptiles: Balanced for neuroprotection and neuromodulation. </w:t>
      </w:r>
      <w:r w:rsidRPr="00806605">
        <w:rPr>
          <w:rFonts w:ascii="Times New Roman" w:hAnsi="Times New Roman" w:cs="Times New Roman"/>
          <w:i/>
          <w:iCs/>
        </w:rPr>
        <w:t>Comparative Biochemistry and Physiology Part C: Toxicology &amp; Pharmacology</w:t>
      </w:r>
      <w:r w:rsidRPr="00806605">
        <w:rPr>
          <w:rFonts w:ascii="Times New Roman" w:hAnsi="Times New Roman" w:cs="Times New Roman"/>
        </w:rPr>
        <w:t xml:space="preserve">, </w:t>
      </w:r>
      <w:r w:rsidRPr="00806605">
        <w:rPr>
          <w:rFonts w:ascii="Times New Roman" w:hAnsi="Times New Roman" w:cs="Times New Roman"/>
          <w:i/>
          <w:iCs/>
        </w:rPr>
        <w:t>133</w:t>
      </w:r>
      <w:r w:rsidRPr="00806605">
        <w:rPr>
          <w:rFonts w:ascii="Times New Roman" w:hAnsi="Times New Roman" w:cs="Times New Roman"/>
        </w:rPr>
        <w:t>(4), 515–525.</w:t>
      </w:r>
    </w:p>
    <w:p w14:paraId="63F73FAF" w14:textId="77777777" w:rsidR="00CD372C" w:rsidRPr="00806605" w:rsidRDefault="000751A7" w:rsidP="00806605">
      <w:pPr>
        <w:pStyle w:val="Bibliography"/>
        <w:spacing w:line="276" w:lineRule="auto"/>
        <w:rPr>
          <w:rFonts w:ascii="Times New Roman" w:hAnsi="Times New Roman" w:cs="Times New Roman"/>
        </w:rPr>
      </w:pPr>
      <w:bookmarkStart w:id="117" w:name="ref-sakata_neural_2000"/>
      <w:bookmarkEnd w:id="116"/>
      <w:r w:rsidRPr="00806605">
        <w:rPr>
          <w:rFonts w:ascii="Times New Roman" w:hAnsi="Times New Roman" w:cs="Times New Roman"/>
        </w:rPr>
        <w:t xml:space="preserve">Sakata, J. T., Coomber, P., Gonzalez-Lima, F., &amp; Crews, D. (2000). Functional connectivity among limbic brain areas: Differential effects of incubation temperature and gonadal sex in the leopard gecko, eublepharis macularius. </w:t>
      </w:r>
      <w:r w:rsidRPr="00806605">
        <w:rPr>
          <w:rFonts w:ascii="Times New Roman" w:hAnsi="Times New Roman" w:cs="Times New Roman"/>
          <w:i/>
          <w:iCs/>
        </w:rPr>
        <w:t>Brain, Behavior and Evolution</w:t>
      </w:r>
      <w:r w:rsidRPr="00806605">
        <w:rPr>
          <w:rFonts w:ascii="Times New Roman" w:hAnsi="Times New Roman" w:cs="Times New Roman"/>
        </w:rPr>
        <w:t>, 139–151.</w:t>
      </w:r>
    </w:p>
    <w:p w14:paraId="1F52F870" w14:textId="77777777" w:rsidR="00CD372C" w:rsidRPr="00806605" w:rsidRDefault="000751A7" w:rsidP="00806605">
      <w:pPr>
        <w:pStyle w:val="Bibliography"/>
        <w:spacing w:line="276" w:lineRule="auto"/>
        <w:rPr>
          <w:rFonts w:ascii="Times New Roman" w:hAnsi="Times New Roman" w:cs="Times New Roman"/>
        </w:rPr>
      </w:pPr>
      <w:bookmarkStart w:id="118" w:name="ref-sapolsky_how_2000"/>
      <w:bookmarkEnd w:id="117"/>
      <w:r w:rsidRPr="00806605">
        <w:rPr>
          <w:rFonts w:ascii="Times New Roman" w:hAnsi="Times New Roman" w:cs="Times New Roman"/>
        </w:rPr>
        <w:t xml:space="preserve">Sapolsky, R. M., Romero, L. M., &amp; Munck, A. U. (2000). </w:t>
      </w:r>
      <w:r w:rsidRPr="00806605">
        <w:rPr>
          <w:rFonts w:ascii="Times New Roman" w:hAnsi="Times New Roman" w:cs="Times New Roman"/>
          <w:i/>
          <w:iCs/>
        </w:rPr>
        <w:t>How Do Glucocorticoids Influence Stress Responses? Integrating Permissive, Suppressive, Stimulatory, and Preparative Actions</w:t>
      </w:r>
      <w:r w:rsidRPr="00806605">
        <w:rPr>
          <w:rFonts w:ascii="Times New Roman" w:hAnsi="Times New Roman" w:cs="Times New Roman"/>
        </w:rPr>
        <w:t xml:space="preserve">. </w:t>
      </w:r>
      <w:r w:rsidRPr="00806605">
        <w:rPr>
          <w:rFonts w:ascii="Times New Roman" w:hAnsi="Times New Roman" w:cs="Times New Roman"/>
          <w:i/>
          <w:iCs/>
        </w:rPr>
        <w:t>21</w:t>
      </w:r>
      <w:r w:rsidRPr="00806605">
        <w:rPr>
          <w:rFonts w:ascii="Times New Roman" w:hAnsi="Times New Roman" w:cs="Times New Roman"/>
        </w:rPr>
        <w:t>(1).</w:t>
      </w:r>
    </w:p>
    <w:p w14:paraId="4D11AEB0" w14:textId="77777777" w:rsidR="00CD372C" w:rsidRPr="00806605" w:rsidRDefault="000751A7" w:rsidP="00806605">
      <w:pPr>
        <w:pStyle w:val="Bibliography"/>
        <w:spacing w:line="276" w:lineRule="auto"/>
        <w:rPr>
          <w:rFonts w:ascii="Times New Roman" w:hAnsi="Times New Roman" w:cs="Times New Roman"/>
        </w:rPr>
      </w:pPr>
      <w:bookmarkStart w:id="119" w:name="ref-shettleworth"/>
      <w:bookmarkEnd w:id="118"/>
      <w:r w:rsidRPr="00806605">
        <w:rPr>
          <w:rFonts w:ascii="Times New Roman" w:hAnsi="Times New Roman" w:cs="Times New Roman"/>
        </w:rPr>
        <w:t xml:space="preserve">Shettleworth, S. J. (2010). </w:t>
      </w:r>
      <w:r w:rsidRPr="00806605">
        <w:rPr>
          <w:rFonts w:ascii="Times New Roman" w:hAnsi="Times New Roman" w:cs="Times New Roman"/>
          <w:i/>
          <w:iCs/>
        </w:rPr>
        <w:t>Cognition, evolution, and behaviour</w:t>
      </w:r>
      <w:r w:rsidRPr="00806605">
        <w:rPr>
          <w:rFonts w:ascii="Times New Roman" w:hAnsi="Times New Roman" w:cs="Times New Roman"/>
        </w:rPr>
        <w:t xml:space="preserve"> (Shettleworth, Ed.; 2nd ed.). Oxford University Press.</w:t>
      </w:r>
    </w:p>
    <w:p w14:paraId="3A677326" w14:textId="77777777" w:rsidR="00CD372C" w:rsidRPr="00806605" w:rsidRDefault="000751A7" w:rsidP="00806605">
      <w:pPr>
        <w:pStyle w:val="Bibliography"/>
        <w:spacing w:line="276" w:lineRule="auto"/>
        <w:rPr>
          <w:rFonts w:ascii="Times New Roman" w:hAnsi="Times New Roman" w:cs="Times New Roman"/>
        </w:rPr>
      </w:pPr>
      <w:bookmarkStart w:id="120" w:name="ref-siegel1994basic"/>
      <w:bookmarkEnd w:id="119"/>
      <w:r w:rsidRPr="00806605">
        <w:rPr>
          <w:rFonts w:ascii="Times New Roman" w:hAnsi="Times New Roman" w:cs="Times New Roman"/>
        </w:rPr>
        <w:t xml:space="preserve">Siegel, G. J., &amp; Albers, R. W. (1994). </w:t>
      </w:r>
      <w:r w:rsidRPr="00806605">
        <w:rPr>
          <w:rFonts w:ascii="Times New Roman" w:hAnsi="Times New Roman" w:cs="Times New Roman"/>
          <w:i/>
          <w:iCs/>
        </w:rPr>
        <w:t>Basic neurochemistry: Molecular, cellular, and medical aspects</w:t>
      </w:r>
      <w:r w:rsidRPr="00806605">
        <w:rPr>
          <w:rFonts w:ascii="Times New Roman" w:hAnsi="Times New Roman" w:cs="Times New Roman"/>
        </w:rPr>
        <w:t>. Raven Press.</w:t>
      </w:r>
    </w:p>
    <w:p w14:paraId="2DB95126" w14:textId="77777777" w:rsidR="00CD372C" w:rsidRPr="00806605" w:rsidRDefault="000751A7" w:rsidP="00806605">
      <w:pPr>
        <w:pStyle w:val="Bibliography"/>
        <w:spacing w:line="276" w:lineRule="auto"/>
        <w:rPr>
          <w:rFonts w:ascii="Times New Roman" w:hAnsi="Times New Roman" w:cs="Times New Roman"/>
        </w:rPr>
      </w:pPr>
      <w:bookmarkStart w:id="121" w:name="ref-song2009prenatal"/>
      <w:bookmarkEnd w:id="120"/>
      <w:r w:rsidRPr="00806605">
        <w:rPr>
          <w:rFonts w:ascii="Times New Roman" w:hAnsi="Times New Roman" w:cs="Times New Roman"/>
        </w:rPr>
        <w:t xml:space="preserve">Song, L., Zheng, J., Li, H., Jia, N., Suo, Z., Cai, Q., Bai, Z., Cheng, D., &amp; Zhu, Z. (2009). Prenatal stress causes oxidative damage to mitochondrial DNA in hippocampus of offspring rats. </w:t>
      </w:r>
      <w:r w:rsidRPr="00806605">
        <w:rPr>
          <w:rFonts w:ascii="Times New Roman" w:hAnsi="Times New Roman" w:cs="Times New Roman"/>
          <w:i/>
          <w:iCs/>
        </w:rPr>
        <w:t>Neurochemical Research</w:t>
      </w:r>
      <w:r w:rsidRPr="00806605">
        <w:rPr>
          <w:rFonts w:ascii="Times New Roman" w:hAnsi="Times New Roman" w:cs="Times New Roman"/>
        </w:rPr>
        <w:t xml:space="preserve">, </w:t>
      </w:r>
      <w:r w:rsidRPr="00806605">
        <w:rPr>
          <w:rFonts w:ascii="Times New Roman" w:hAnsi="Times New Roman" w:cs="Times New Roman"/>
          <w:i/>
          <w:iCs/>
        </w:rPr>
        <w:t>34</w:t>
      </w:r>
      <w:r w:rsidRPr="00806605">
        <w:rPr>
          <w:rFonts w:ascii="Times New Roman" w:hAnsi="Times New Roman" w:cs="Times New Roman"/>
        </w:rPr>
        <w:t>, 739–745.</w:t>
      </w:r>
    </w:p>
    <w:p w14:paraId="396AD833" w14:textId="77777777" w:rsidR="00CD372C" w:rsidRPr="00806605" w:rsidRDefault="000751A7" w:rsidP="00806605">
      <w:pPr>
        <w:pStyle w:val="Bibliography"/>
        <w:spacing w:line="276" w:lineRule="auto"/>
        <w:rPr>
          <w:rFonts w:ascii="Times New Roman" w:hAnsi="Times New Roman" w:cs="Times New Roman"/>
        </w:rPr>
      </w:pPr>
      <w:bookmarkStart w:id="122" w:name="ref-spencer2008post"/>
      <w:bookmarkEnd w:id="121"/>
      <w:r w:rsidRPr="00806605">
        <w:rPr>
          <w:rFonts w:ascii="Times New Roman" w:hAnsi="Times New Roman" w:cs="Times New Roman"/>
        </w:rPr>
        <w:t xml:space="preserve">Spencer, K., &amp; Verhulst, S. (2008). Post-natal exposure to corticosterone affects standard metabolic rate in the zebra finch (taeniopygia guttata). </w:t>
      </w:r>
      <w:r w:rsidRPr="00806605">
        <w:rPr>
          <w:rFonts w:ascii="Times New Roman" w:hAnsi="Times New Roman" w:cs="Times New Roman"/>
          <w:i/>
          <w:iCs/>
        </w:rPr>
        <w:t>General and Comparative Endocrinology</w:t>
      </w:r>
      <w:r w:rsidRPr="00806605">
        <w:rPr>
          <w:rFonts w:ascii="Times New Roman" w:hAnsi="Times New Roman" w:cs="Times New Roman"/>
        </w:rPr>
        <w:t xml:space="preserve">, </w:t>
      </w:r>
      <w:r w:rsidRPr="00806605">
        <w:rPr>
          <w:rFonts w:ascii="Times New Roman" w:hAnsi="Times New Roman" w:cs="Times New Roman"/>
          <w:i/>
          <w:iCs/>
        </w:rPr>
        <w:t>159</w:t>
      </w:r>
      <w:r w:rsidRPr="00806605">
        <w:rPr>
          <w:rFonts w:ascii="Times New Roman" w:hAnsi="Times New Roman" w:cs="Times New Roman"/>
        </w:rPr>
        <w:t>(2-3), 250–256.</w:t>
      </w:r>
    </w:p>
    <w:p w14:paraId="52F4FB9C" w14:textId="77777777" w:rsidR="00CD372C" w:rsidRPr="00806605" w:rsidRDefault="000751A7" w:rsidP="00806605">
      <w:pPr>
        <w:pStyle w:val="Bibliography"/>
        <w:spacing w:line="276" w:lineRule="auto"/>
        <w:rPr>
          <w:rFonts w:ascii="Times New Roman" w:hAnsi="Times New Roman" w:cs="Times New Roman"/>
        </w:rPr>
      </w:pPr>
      <w:bookmarkStart w:id="123" w:name="ref-stan"/>
      <w:bookmarkEnd w:id="122"/>
      <w:r w:rsidRPr="00806605">
        <w:rPr>
          <w:rFonts w:ascii="Times New Roman" w:hAnsi="Times New Roman" w:cs="Times New Roman"/>
        </w:rPr>
        <w:t xml:space="preserve">Stan Development Team. (2024). </w:t>
      </w:r>
      <w:r w:rsidRPr="00806605">
        <w:rPr>
          <w:rFonts w:ascii="Times New Roman" w:hAnsi="Times New Roman" w:cs="Times New Roman"/>
          <w:i/>
          <w:iCs/>
        </w:rPr>
        <w:t>RStan: The R interface to Stan</w:t>
      </w:r>
      <w:r w:rsidRPr="00806605">
        <w:rPr>
          <w:rFonts w:ascii="Times New Roman" w:hAnsi="Times New Roman" w:cs="Times New Roman"/>
        </w:rPr>
        <w:t xml:space="preserve">. </w:t>
      </w:r>
      <w:hyperlink r:id="rId41">
        <w:r w:rsidR="00CD372C" w:rsidRPr="00806605">
          <w:rPr>
            <w:rStyle w:val="Hyperlink"/>
            <w:rFonts w:ascii="Times New Roman" w:hAnsi="Times New Roman" w:cs="Times New Roman"/>
          </w:rPr>
          <w:t>https://mc-stan.org/</w:t>
        </w:r>
      </w:hyperlink>
    </w:p>
    <w:p w14:paraId="1B657CC5" w14:textId="77777777" w:rsidR="00CD372C" w:rsidRPr="00806605" w:rsidRDefault="000751A7" w:rsidP="00806605">
      <w:pPr>
        <w:pStyle w:val="Bibliography"/>
        <w:spacing w:line="276" w:lineRule="auto"/>
        <w:rPr>
          <w:rFonts w:ascii="Times New Roman" w:hAnsi="Times New Roman" w:cs="Times New Roman"/>
        </w:rPr>
      </w:pPr>
      <w:bookmarkStart w:id="124" w:name="ref-stier2022experimental"/>
      <w:bookmarkEnd w:id="123"/>
      <w:r w:rsidRPr="00806605">
        <w:rPr>
          <w:rFonts w:ascii="Times New Roman" w:hAnsi="Times New Roman" w:cs="Times New Roman"/>
        </w:rPr>
        <w:t xml:space="preserve">Stier, A., Monaghan, P., &amp; Metcalfe, N. B. (2022). Experimental demonstration of prenatal programming of mitochondrial aerobic metabolism lasting until adulthood. </w:t>
      </w:r>
      <w:r w:rsidRPr="00806605">
        <w:rPr>
          <w:rFonts w:ascii="Times New Roman" w:hAnsi="Times New Roman" w:cs="Times New Roman"/>
          <w:i/>
          <w:iCs/>
        </w:rPr>
        <w:t>Proceedings of the Royal Society B</w:t>
      </w:r>
      <w:r w:rsidRPr="00806605">
        <w:rPr>
          <w:rFonts w:ascii="Times New Roman" w:hAnsi="Times New Roman" w:cs="Times New Roman"/>
        </w:rPr>
        <w:t xml:space="preserve">, </w:t>
      </w:r>
      <w:r w:rsidRPr="00806605">
        <w:rPr>
          <w:rFonts w:ascii="Times New Roman" w:hAnsi="Times New Roman" w:cs="Times New Roman"/>
          <w:i/>
          <w:iCs/>
        </w:rPr>
        <w:t>289</w:t>
      </w:r>
      <w:r w:rsidRPr="00806605">
        <w:rPr>
          <w:rFonts w:ascii="Times New Roman" w:hAnsi="Times New Roman" w:cs="Times New Roman"/>
        </w:rPr>
        <w:t>(1970), 20212679.</w:t>
      </w:r>
    </w:p>
    <w:p w14:paraId="1F705707" w14:textId="77777777" w:rsidR="00CD372C" w:rsidRPr="00806605" w:rsidRDefault="000751A7" w:rsidP="00806605">
      <w:pPr>
        <w:pStyle w:val="Bibliography"/>
        <w:spacing w:line="276" w:lineRule="auto"/>
        <w:rPr>
          <w:rFonts w:ascii="Times New Roman" w:hAnsi="Times New Roman" w:cs="Times New Roman"/>
        </w:rPr>
      </w:pPr>
      <w:bookmarkStart w:id="125" w:name="ref-tang2021antioxidant"/>
      <w:bookmarkEnd w:id="124"/>
      <w:r w:rsidRPr="00806605">
        <w:rPr>
          <w:rFonts w:ascii="Times New Roman" w:hAnsi="Times New Roman" w:cs="Times New Roman"/>
        </w:rPr>
        <w:t xml:space="preserve">Tang, Z., Chen, B., &amp; Niu, C. (2021). Antioxidant defense response during hibernation and arousal in chinese soft-shelled turtle pelodiscus sinensis juveniles. </w:t>
      </w:r>
      <w:r w:rsidRPr="00806605">
        <w:rPr>
          <w:rFonts w:ascii="Times New Roman" w:hAnsi="Times New Roman" w:cs="Times New Roman"/>
          <w:i/>
          <w:iCs/>
        </w:rPr>
        <w:t>Cryobiology</w:t>
      </w:r>
      <w:r w:rsidRPr="00806605">
        <w:rPr>
          <w:rFonts w:ascii="Times New Roman" w:hAnsi="Times New Roman" w:cs="Times New Roman"/>
        </w:rPr>
        <w:t xml:space="preserve">, </w:t>
      </w:r>
      <w:r w:rsidRPr="00806605">
        <w:rPr>
          <w:rFonts w:ascii="Times New Roman" w:hAnsi="Times New Roman" w:cs="Times New Roman"/>
          <w:i/>
          <w:iCs/>
        </w:rPr>
        <w:t>99</w:t>
      </w:r>
      <w:r w:rsidRPr="00806605">
        <w:rPr>
          <w:rFonts w:ascii="Times New Roman" w:hAnsi="Times New Roman" w:cs="Times New Roman"/>
        </w:rPr>
        <w:t>, 46–54.</w:t>
      </w:r>
    </w:p>
    <w:p w14:paraId="33C769A1" w14:textId="77777777" w:rsidR="00CD372C" w:rsidRPr="00806605" w:rsidRDefault="000751A7" w:rsidP="00806605">
      <w:pPr>
        <w:pStyle w:val="Bibliography"/>
        <w:spacing w:line="276" w:lineRule="auto"/>
        <w:rPr>
          <w:rFonts w:ascii="Times New Roman" w:hAnsi="Times New Roman" w:cs="Times New Roman"/>
        </w:rPr>
      </w:pPr>
      <w:bookmarkStart w:id="126" w:name="ref-terman2006oxidative"/>
      <w:bookmarkEnd w:id="125"/>
      <w:r w:rsidRPr="00806605">
        <w:rPr>
          <w:rFonts w:ascii="Times New Roman" w:hAnsi="Times New Roman" w:cs="Times New Roman"/>
        </w:rPr>
        <w:t xml:space="preserve">Terman, A., &amp; Brunk, U. T. (2006). Oxidative stress, accumulation of biological’garbage’, and aging. </w:t>
      </w:r>
      <w:r w:rsidRPr="00806605">
        <w:rPr>
          <w:rFonts w:ascii="Times New Roman" w:hAnsi="Times New Roman" w:cs="Times New Roman"/>
          <w:i/>
          <w:iCs/>
        </w:rPr>
        <w:t>Antioxidants &amp; Redox Signaling</w:t>
      </w:r>
      <w:r w:rsidRPr="00806605">
        <w:rPr>
          <w:rFonts w:ascii="Times New Roman" w:hAnsi="Times New Roman" w:cs="Times New Roman"/>
        </w:rPr>
        <w:t xml:space="preserve">, </w:t>
      </w:r>
      <w:r w:rsidRPr="00806605">
        <w:rPr>
          <w:rFonts w:ascii="Times New Roman" w:hAnsi="Times New Roman" w:cs="Times New Roman"/>
          <w:i/>
          <w:iCs/>
        </w:rPr>
        <w:t>8</w:t>
      </w:r>
      <w:r w:rsidRPr="00806605">
        <w:rPr>
          <w:rFonts w:ascii="Times New Roman" w:hAnsi="Times New Roman" w:cs="Times New Roman"/>
        </w:rPr>
        <w:t>(1-2), 197–204.</w:t>
      </w:r>
    </w:p>
    <w:p w14:paraId="042C2746" w14:textId="77777777" w:rsidR="00CD372C" w:rsidRPr="00806605" w:rsidRDefault="000751A7" w:rsidP="00806605">
      <w:pPr>
        <w:pStyle w:val="Bibliography"/>
        <w:spacing w:line="276" w:lineRule="auto"/>
        <w:rPr>
          <w:rFonts w:ascii="Times New Roman" w:hAnsi="Times New Roman" w:cs="Times New Roman"/>
        </w:rPr>
      </w:pPr>
      <w:bookmarkStart w:id="127" w:name="ref-treidel2016temperature"/>
      <w:bookmarkEnd w:id="126"/>
      <w:r w:rsidRPr="00806605">
        <w:rPr>
          <w:rFonts w:ascii="Times New Roman" w:hAnsi="Times New Roman" w:cs="Times New Roman"/>
        </w:rPr>
        <w:lastRenderedPageBreak/>
        <w:t xml:space="preserve">Treidel, L., Carter, A., &amp; Bowden, R. (2016). Temperature experienced during incubation affects antioxidant capacity but not oxidative damage in hatchling red-eared slider turtles (trachemys scripta elegans). </w:t>
      </w:r>
      <w:r w:rsidRPr="00806605">
        <w:rPr>
          <w:rFonts w:ascii="Times New Roman" w:hAnsi="Times New Roman" w:cs="Times New Roman"/>
          <w:i/>
          <w:iCs/>
        </w:rPr>
        <w:t>Journal of Experimental Biology</w:t>
      </w:r>
      <w:r w:rsidRPr="00806605">
        <w:rPr>
          <w:rFonts w:ascii="Times New Roman" w:hAnsi="Times New Roman" w:cs="Times New Roman"/>
        </w:rPr>
        <w:t xml:space="preserve">, </w:t>
      </w:r>
      <w:r w:rsidRPr="00806605">
        <w:rPr>
          <w:rFonts w:ascii="Times New Roman" w:hAnsi="Times New Roman" w:cs="Times New Roman"/>
          <w:i/>
          <w:iCs/>
        </w:rPr>
        <w:t>219</w:t>
      </w:r>
      <w:r w:rsidRPr="00806605">
        <w:rPr>
          <w:rFonts w:ascii="Times New Roman" w:hAnsi="Times New Roman" w:cs="Times New Roman"/>
        </w:rPr>
        <w:t>(4), 561–570.</w:t>
      </w:r>
    </w:p>
    <w:p w14:paraId="2CEB5D7B" w14:textId="77777777" w:rsidR="00CD372C" w:rsidRPr="00806605" w:rsidRDefault="000751A7" w:rsidP="00806605">
      <w:pPr>
        <w:pStyle w:val="Bibliography"/>
        <w:spacing w:line="276" w:lineRule="auto"/>
        <w:rPr>
          <w:rFonts w:ascii="Times New Roman" w:hAnsi="Times New Roman" w:cs="Times New Roman"/>
        </w:rPr>
      </w:pPr>
      <w:bookmarkStart w:id="128" w:name="ref-wong2010energy"/>
      <w:bookmarkEnd w:id="127"/>
      <w:r w:rsidRPr="00806605">
        <w:rPr>
          <w:rFonts w:ascii="Times New Roman" w:hAnsi="Times New Roman" w:cs="Times New Roman"/>
        </w:rPr>
        <w:t xml:space="preserve">Wong-Riley, M. (2010). Energy metabolism of the visual system. </w:t>
      </w:r>
      <w:r w:rsidRPr="00806605">
        <w:rPr>
          <w:rFonts w:ascii="Times New Roman" w:hAnsi="Times New Roman" w:cs="Times New Roman"/>
          <w:i/>
          <w:iCs/>
        </w:rPr>
        <w:t>Eye and Brain</w:t>
      </w:r>
      <w:r w:rsidRPr="00806605">
        <w:rPr>
          <w:rFonts w:ascii="Times New Roman" w:hAnsi="Times New Roman" w:cs="Times New Roman"/>
        </w:rPr>
        <w:t>, 99–116.</w:t>
      </w:r>
    </w:p>
    <w:p w14:paraId="5C6E023C" w14:textId="77777777" w:rsidR="00CD372C" w:rsidRPr="00806605" w:rsidRDefault="000751A7" w:rsidP="00806605">
      <w:pPr>
        <w:pStyle w:val="Bibliography"/>
        <w:spacing w:line="276" w:lineRule="auto"/>
        <w:rPr>
          <w:rFonts w:ascii="Times New Roman" w:hAnsi="Times New Roman" w:cs="Times New Roman"/>
        </w:rPr>
      </w:pPr>
      <w:bookmarkStart w:id="129" w:name="ref-wyneken2007reptilian"/>
      <w:bookmarkEnd w:id="128"/>
      <w:r w:rsidRPr="00806605">
        <w:rPr>
          <w:rFonts w:ascii="Times New Roman" w:hAnsi="Times New Roman" w:cs="Times New Roman"/>
        </w:rPr>
        <w:t xml:space="preserve">Wyneken, J. (2007). Reptilian neurology: Anatomy and function. </w:t>
      </w:r>
      <w:r w:rsidRPr="00806605">
        <w:rPr>
          <w:rFonts w:ascii="Times New Roman" w:hAnsi="Times New Roman" w:cs="Times New Roman"/>
          <w:i/>
          <w:iCs/>
        </w:rPr>
        <w:t>Veterinary Clinics of North America: Exotic Animal Practice</w:t>
      </w:r>
      <w:r w:rsidRPr="00806605">
        <w:rPr>
          <w:rFonts w:ascii="Times New Roman" w:hAnsi="Times New Roman" w:cs="Times New Roman"/>
        </w:rPr>
        <w:t xml:space="preserve">, </w:t>
      </w:r>
      <w:r w:rsidRPr="00806605">
        <w:rPr>
          <w:rFonts w:ascii="Times New Roman" w:hAnsi="Times New Roman" w:cs="Times New Roman"/>
          <w:i/>
          <w:iCs/>
        </w:rPr>
        <w:t>10</w:t>
      </w:r>
      <w:r w:rsidRPr="00806605">
        <w:rPr>
          <w:rFonts w:ascii="Times New Roman" w:hAnsi="Times New Roman" w:cs="Times New Roman"/>
        </w:rPr>
        <w:t>(3), 837–853.</w:t>
      </w:r>
    </w:p>
    <w:p w14:paraId="0358ADBD" w14:textId="77777777" w:rsidR="00CD372C" w:rsidRPr="00806605" w:rsidRDefault="000751A7" w:rsidP="00806605">
      <w:pPr>
        <w:pStyle w:val="Bibliography"/>
        <w:spacing w:line="276" w:lineRule="auto"/>
        <w:rPr>
          <w:rFonts w:ascii="Times New Roman" w:hAnsi="Times New Roman" w:cs="Times New Roman"/>
        </w:rPr>
      </w:pPr>
      <w:bookmarkStart w:id="130" w:name="ref-young2022physiological"/>
      <w:bookmarkEnd w:id="129"/>
      <w:r w:rsidRPr="00806605">
        <w:rPr>
          <w:rFonts w:ascii="Times New Roman" w:hAnsi="Times New Roman" w:cs="Times New Roman"/>
        </w:rPr>
        <w:t xml:space="preserve">Young, A., Anderson, R. O., Naimo, A., Alton, L. A., Goulet, C. T., &amp; Chapple, D. G. (2022). How do the physiological traits of a lizard change during its invasion of an oceanic island? </w:t>
      </w:r>
      <w:r w:rsidRPr="00806605">
        <w:rPr>
          <w:rFonts w:ascii="Times New Roman" w:hAnsi="Times New Roman" w:cs="Times New Roman"/>
          <w:i/>
          <w:iCs/>
        </w:rPr>
        <w:t>Oecologia</w:t>
      </w:r>
      <w:r w:rsidRPr="00806605">
        <w:rPr>
          <w:rFonts w:ascii="Times New Roman" w:hAnsi="Times New Roman" w:cs="Times New Roman"/>
        </w:rPr>
        <w:t>, 1–12.</w:t>
      </w:r>
    </w:p>
    <w:p w14:paraId="7C0DDB63" w14:textId="77777777" w:rsidR="00CD372C" w:rsidRPr="00806605" w:rsidRDefault="000751A7" w:rsidP="00806605">
      <w:pPr>
        <w:pStyle w:val="Bibliography"/>
        <w:spacing w:line="276" w:lineRule="auto"/>
        <w:rPr>
          <w:rFonts w:ascii="Times New Roman" w:hAnsi="Times New Roman" w:cs="Times New Roman"/>
        </w:rPr>
      </w:pPr>
      <w:bookmarkStart w:id="131" w:name="ref-zeis2019temperature"/>
      <w:bookmarkEnd w:id="130"/>
      <w:r w:rsidRPr="00806605">
        <w:rPr>
          <w:rFonts w:ascii="Times New Roman" w:hAnsi="Times New Roman" w:cs="Times New Roman"/>
        </w:rPr>
        <w:t xml:space="preserve">Zeis, B., Buchen, I., Wacker, A., &amp; Martin-Creuzburg, D. (2019). Temperature-induced changes in body lipid composition affect vulnerability to oxidative stress in daphnia magna. </w:t>
      </w:r>
      <w:r w:rsidRPr="00806605">
        <w:rPr>
          <w:rFonts w:ascii="Times New Roman" w:hAnsi="Times New Roman" w:cs="Times New Roman"/>
          <w:i/>
          <w:iCs/>
        </w:rPr>
        <w:t>Comparative Biochemistry and Physiology Part B: Biochemistry and Molecular Biology</w:t>
      </w:r>
      <w:r w:rsidRPr="00806605">
        <w:rPr>
          <w:rFonts w:ascii="Times New Roman" w:hAnsi="Times New Roman" w:cs="Times New Roman"/>
        </w:rPr>
        <w:t xml:space="preserve">, </w:t>
      </w:r>
      <w:r w:rsidRPr="00806605">
        <w:rPr>
          <w:rFonts w:ascii="Times New Roman" w:hAnsi="Times New Roman" w:cs="Times New Roman"/>
          <w:i/>
          <w:iCs/>
        </w:rPr>
        <w:t>232</w:t>
      </w:r>
      <w:r w:rsidRPr="00806605">
        <w:rPr>
          <w:rFonts w:ascii="Times New Roman" w:hAnsi="Times New Roman" w:cs="Times New Roman"/>
        </w:rPr>
        <w:t>, 101–107.</w:t>
      </w:r>
    </w:p>
    <w:p w14:paraId="3AA659DB" w14:textId="77777777" w:rsidR="00CD372C" w:rsidRPr="00806605" w:rsidRDefault="000751A7" w:rsidP="00806605">
      <w:pPr>
        <w:pStyle w:val="Bibliography"/>
        <w:spacing w:line="276" w:lineRule="auto"/>
        <w:rPr>
          <w:rFonts w:ascii="Times New Roman" w:hAnsi="Times New Roman" w:cs="Times New Roman"/>
        </w:rPr>
      </w:pPr>
      <w:bookmarkStart w:id="132" w:name="ref-zhou2020effects"/>
      <w:bookmarkEnd w:id="131"/>
      <w:r w:rsidRPr="00806605">
        <w:rPr>
          <w:rFonts w:ascii="Times New Roman" w:hAnsi="Times New Roman" w:cs="Times New Roman"/>
        </w:rPr>
        <w:t xml:space="preserve">Zhou, Q., Suzuki, A., Iinuma, M., Wang, K.-Y., Kubo, K., &amp; Azuma, K. (2020). Effects of maternal chewing on prenatal stress-induced cognitive impairments in the offspring via multiple molecular pathways. </w:t>
      </w:r>
      <w:r w:rsidRPr="00806605">
        <w:rPr>
          <w:rFonts w:ascii="Times New Roman" w:hAnsi="Times New Roman" w:cs="Times New Roman"/>
          <w:i/>
          <w:iCs/>
        </w:rPr>
        <w:t>International Journal of Molecular Sciences</w:t>
      </w:r>
      <w:r w:rsidRPr="00806605">
        <w:rPr>
          <w:rFonts w:ascii="Times New Roman" w:hAnsi="Times New Roman" w:cs="Times New Roman"/>
        </w:rPr>
        <w:t xml:space="preserve">, </w:t>
      </w:r>
      <w:r w:rsidRPr="00806605">
        <w:rPr>
          <w:rFonts w:ascii="Times New Roman" w:hAnsi="Times New Roman" w:cs="Times New Roman"/>
          <w:i/>
          <w:iCs/>
        </w:rPr>
        <w:t>21</w:t>
      </w:r>
      <w:r w:rsidRPr="00806605">
        <w:rPr>
          <w:rFonts w:ascii="Times New Roman" w:hAnsi="Times New Roman" w:cs="Times New Roman"/>
        </w:rPr>
        <w:t>(16), 5627.</w:t>
      </w:r>
    </w:p>
    <w:p w14:paraId="1AD1E7D3" w14:textId="77777777" w:rsidR="00CD372C" w:rsidRPr="00806605" w:rsidRDefault="000751A7" w:rsidP="00806605">
      <w:pPr>
        <w:pStyle w:val="Bibliography"/>
        <w:spacing w:line="276" w:lineRule="auto"/>
        <w:rPr>
          <w:rFonts w:ascii="Times New Roman" w:hAnsi="Times New Roman" w:cs="Times New Roman"/>
        </w:rPr>
      </w:pPr>
      <w:bookmarkStart w:id="133" w:name="ref-zhu_prenatal_2004"/>
      <w:bookmarkEnd w:id="132"/>
      <w:r w:rsidRPr="00806605">
        <w:rPr>
          <w:rFonts w:ascii="Times New Roman" w:hAnsi="Times New Roman" w:cs="Times New Roman"/>
        </w:rPr>
        <w:t xml:space="preserve">Zhu, Z., Li, X., Chen, W., Zhao, Y., Li, H., Qing, C., Jia, N., Bai, Z., &amp; Liu, J. (2004). Prenatal stress causes gender-dependent neuronal loss and oxidative stress in rat hippocampus. </w:t>
      </w:r>
      <w:r w:rsidRPr="00806605">
        <w:rPr>
          <w:rFonts w:ascii="Times New Roman" w:hAnsi="Times New Roman" w:cs="Times New Roman"/>
          <w:i/>
          <w:iCs/>
        </w:rPr>
        <w:t>Journal of Neuroscience Research</w:t>
      </w:r>
      <w:r w:rsidRPr="00806605">
        <w:rPr>
          <w:rFonts w:ascii="Times New Roman" w:hAnsi="Times New Roman" w:cs="Times New Roman"/>
        </w:rPr>
        <w:t xml:space="preserve">, </w:t>
      </w:r>
      <w:r w:rsidRPr="00806605">
        <w:rPr>
          <w:rFonts w:ascii="Times New Roman" w:hAnsi="Times New Roman" w:cs="Times New Roman"/>
          <w:i/>
          <w:iCs/>
        </w:rPr>
        <w:t>78</w:t>
      </w:r>
      <w:r w:rsidRPr="00806605">
        <w:rPr>
          <w:rFonts w:ascii="Times New Roman" w:hAnsi="Times New Roman" w:cs="Times New Roman"/>
        </w:rPr>
        <w:t xml:space="preserve">(6), 837–844. </w:t>
      </w:r>
      <w:hyperlink r:id="rId42">
        <w:r w:rsidR="00CD372C" w:rsidRPr="00806605">
          <w:rPr>
            <w:rStyle w:val="Hyperlink"/>
            <w:rFonts w:ascii="Times New Roman" w:hAnsi="Times New Roman" w:cs="Times New Roman"/>
          </w:rPr>
          <w:t>https://doi.org/10.1002/jnr.20338</w:t>
        </w:r>
      </w:hyperlink>
    </w:p>
    <w:bookmarkEnd w:id="66"/>
    <w:bookmarkEnd w:id="133"/>
    <w:p w14:paraId="01B74526" w14:textId="77777777" w:rsidR="00CD372C" w:rsidRDefault="000751A7">
      <w:r>
        <w:br w:type="page"/>
      </w:r>
    </w:p>
    <w:p w14:paraId="6EE47ED2" w14:textId="77777777" w:rsidR="00CD372C" w:rsidRPr="00560C95" w:rsidRDefault="000751A7">
      <w:pPr>
        <w:pStyle w:val="Heading1"/>
        <w:rPr>
          <w:rFonts w:ascii="Times New Roman" w:hAnsi="Times New Roman" w:cs="Times New Roman"/>
          <w:color w:val="000000" w:themeColor="text1"/>
        </w:rPr>
      </w:pPr>
      <w:bookmarkStart w:id="134" w:name="supplementary-material"/>
      <w:bookmarkEnd w:id="64"/>
      <w:r w:rsidRPr="00560C95">
        <w:rPr>
          <w:rFonts w:ascii="Times New Roman" w:hAnsi="Times New Roman" w:cs="Times New Roman"/>
          <w:color w:val="000000" w:themeColor="text1"/>
        </w:rPr>
        <w:lastRenderedPageBreak/>
        <w:t>Supplementary Material</w:t>
      </w:r>
    </w:p>
    <w:p w14:paraId="4EE22B16" w14:textId="77777777" w:rsidR="00CD372C" w:rsidRPr="00560C95" w:rsidRDefault="000751A7">
      <w:pPr>
        <w:pStyle w:val="Heading4"/>
        <w:rPr>
          <w:rFonts w:ascii="Times New Roman" w:hAnsi="Times New Roman" w:cs="Times New Roman"/>
          <w:color w:val="000000" w:themeColor="text1"/>
        </w:rPr>
      </w:pPr>
      <w:bookmarkStart w:id="135" w:name="methods-flow-cytometry"/>
      <w:r w:rsidRPr="00560C95">
        <w:rPr>
          <w:rFonts w:ascii="Times New Roman" w:hAnsi="Times New Roman" w:cs="Times New Roman"/>
          <w:color w:val="000000" w:themeColor="text1"/>
        </w:rPr>
        <w:t>Methods: Flow cytometry</w:t>
      </w:r>
    </w:p>
    <w:p w14:paraId="559BD1DE" w14:textId="77777777" w:rsidR="00CD372C" w:rsidRPr="00560C95" w:rsidRDefault="000751A7">
      <w:pPr>
        <w:pStyle w:val="FirstParagraph"/>
        <w:rPr>
          <w:rFonts w:cs="Times New Roman"/>
        </w:rPr>
      </w:pPr>
      <w:r w:rsidRPr="00560C95">
        <w:rPr>
          <w:rFonts w:cs="Times New Roman"/>
          <w:b/>
          <w:bCs/>
          <w:color w:val="000000" w:themeColor="text1"/>
        </w:rPr>
        <w:t>Brain extraction</w:t>
      </w:r>
      <w:r w:rsidRPr="00560C95">
        <w:rPr>
          <w:rFonts w:cs="Times New Roman"/>
          <w:color w:val="000000" w:themeColor="text1"/>
        </w:rPr>
        <w:t xml:space="preserve">: Two months after the completion of the behavioural tests, we euthanised lizards using an injectable anaesthetic followed by decapitation. We injected intraperitoneally 10 mg/kg of a 10 mg/mL alfaxan solution </w:t>
      </w:r>
      <w:r w:rsidRPr="00560C95">
        <w:rPr>
          <w:rFonts w:cs="Times New Roman"/>
        </w:rPr>
        <w:t>and then, after several minutes, we evaluated the lizard’s righting response and pinching reflex in one of the front limbs. Lizards without responses were decapitated with surgical scissors. This protocol was approved by the Animal Ethics Committee of the Australian National University (Protocol numbe</w:t>
      </w:r>
      <w:r w:rsidRPr="00560C95">
        <w:rPr>
          <w:rFonts w:cs="Times New Roman"/>
        </w:rPr>
        <w:t>r: A2022/33). After decapitation, the head was opened and the brain was dissected. We extracted manually two main regions of the brain, the olfactory bulbs and the optic tecta, as they are associated with chemical and visual detection in lizards (</w:t>
      </w:r>
      <w:hyperlink w:anchor="ref-wyneken2007reptilian">
        <w:r w:rsidR="00CD372C" w:rsidRPr="00560C95">
          <w:rPr>
            <w:rStyle w:val="Hyperlink"/>
            <w:rFonts w:cs="Times New Roman"/>
          </w:rPr>
          <w:t>Wyneken, 2007</w:t>
        </w:r>
      </w:hyperlink>
      <w:r w:rsidRPr="00560C95">
        <w:rPr>
          <w:rFonts w:cs="Times New Roman"/>
        </w:rPr>
        <w:t>). Both regions were transferred immediately to 1.5mL centrifuge tubes containing 100µL of 1X phosphate buffered saline (PBS).</w:t>
      </w:r>
    </w:p>
    <w:p w14:paraId="55CF1A8C"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b/>
          <w:bCs/>
        </w:rPr>
        <w:t>Homogenates</w:t>
      </w:r>
      <w:r w:rsidRPr="00560C95">
        <w:rPr>
          <w:rFonts w:ascii="Times New Roman" w:hAnsi="Times New Roman" w:cs="Times New Roman"/>
        </w:rPr>
        <w:t>: Tissue suspended in PBS was then homogenised. For the olfactory bulbs, the tissue was mechanically homogenised by placing the tissue in the well of a 100 µm mesh filter (pluriStrainer) affixed atop a 1.5 mL centrifuge tube, then mashed with the rubber end of an insulin syringe stopper. The resulting olfactory bulb homogenate was then rinsed through a filter with 1 mL of cold 1X PBS to prepare a homogenate suspension. Optic tecta were mechanically homogenised the same way as olfactory bulbs, but were first</w:t>
      </w:r>
      <w:r w:rsidRPr="00560C95">
        <w:rPr>
          <w:rFonts w:ascii="Times New Roman" w:hAnsi="Times New Roman" w:cs="Times New Roman"/>
        </w:rPr>
        <w:t xml:space="preserve"> enzymatically digested by incubating the tissue in 100µL of 125 U/mL collagenase (type II) for 30 min at 32°C. We enzymatically digested optic tecta but not olfactory bulbs because in a pilot study, enzymatic digestion prior to mechanical digestion improved the yield of viable cells in optic tecta homogenate, but did not noticeably affect the yield of viable cells in olfactory bulbs homogenate (unpublished data). Following homogenisation, we centrifuged each sample at 1000 RCF for 10 minutes to pellet cell</w:t>
      </w:r>
      <w:r w:rsidRPr="00560C95">
        <w:rPr>
          <w:rFonts w:ascii="Times New Roman" w:hAnsi="Times New Roman" w:cs="Times New Roman"/>
        </w:rPr>
        <w:t>s, then removed the supernatant (hereafter, this process referred to as ‘washing’) and resuspended the cells in 500 µL 1x PBS. This step was performed to remove cellular debris from homogenates. From each 500 µL suspension of homogenate collected on a given trial day, we first added 100 µL of homogenate to a pooled sample of each tissue type to use for single-color controls, and the remaining 40 0µL of homogenate was split among two 200 µL aliquots. One aliquot was used fresh to measure mitochondrial activi</w:t>
      </w:r>
      <w:r w:rsidRPr="00560C95">
        <w:rPr>
          <w:rFonts w:ascii="Times New Roman" w:hAnsi="Times New Roman" w:cs="Times New Roman"/>
        </w:rPr>
        <w:t>ty (mitochondrial density, mitochondrial membrane potential, ROS), one aliquot was cryopreserved for later measurements of oxidative damage (8-OHdG, lipid peroxidation), and the third aliquot was cryopreserved for a different experiment. Aliquots were cryopreserved in 1 mL solution of 1% Neutral-Buffered Formalin (as a fixative agent), 1X Tris-EDTA (chelates metals that can damage DNA during freezing) and 10% DMSO (a cryoprotectant), then stored at -20 °C until oxidative damage assays.</w:t>
      </w:r>
    </w:p>
    <w:p w14:paraId="053A5217"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b/>
          <w:bCs/>
        </w:rPr>
        <w:t>Staining fresh samples</w:t>
      </w:r>
      <w:r w:rsidRPr="00560C95">
        <w:rPr>
          <w:rFonts w:ascii="Times New Roman" w:hAnsi="Times New Roman" w:cs="Times New Roman"/>
        </w:rPr>
        <w:t xml:space="preserve">: From fresh homogenate suspensions, we loaded the wells of a 96-well flat-bottom plate (Nunclon) with 50 µL of homogenate in duplicates (2 wells per homogenate). To each replicate well, we added 5 µL of a fluorescent probe mix containing equal parts 5 µM MitoTracker Deep Red FM, 2.5 µM MitoTracker Orange CMTMRos, and 50 µM MitoSOX Red. We used these fluorescent probes as indicators of mitochondrial density, mitochondrial membrane potential, and superoxide (ROS) production, respectively. We then added 5 µL </w:t>
      </w:r>
      <w:r w:rsidRPr="00560C95">
        <w:rPr>
          <w:rFonts w:ascii="Times New Roman" w:hAnsi="Times New Roman" w:cs="Times New Roman"/>
        </w:rPr>
        <w:t xml:space="preserve">of #µM Hoechst 33342 Nuclear Viability Dye to each sample, which we used to distinguish live, viable, intact cells from cellular debris. We then loaded 6 wells with 50 µL of homogenate taken </w:t>
      </w:r>
      <w:r w:rsidRPr="00560C95">
        <w:rPr>
          <w:rFonts w:ascii="Times New Roman" w:hAnsi="Times New Roman" w:cs="Times New Roman"/>
        </w:rPr>
        <w:lastRenderedPageBreak/>
        <w:t>from each pooled homogenate suspension (12 wells total), which were to be negative and single-color controls. One well was left unstained as a negative control, one was stained with all the probes to be a positive control, and the remaining four wells were treated with 5 µL of one of 5 µM MitoTracker Deep Red FM, 2.5 µM</w:t>
      </w:r>
      <w:r w:rsidRPr="00560C95">
        <w:rPr>
          <w:rFonts w:ascii="Times New Roman" w:hAnsi="Times New Roman" w:cs="Times New Roman"/>
        </w:rPr>
        <w:t xml:space="preserve"> MitoTracker Orange CMTMRos, 50 µM MitoSOX Red, or #µM Hoechst 33342 Nuclear Viability Dye. Any remaining pooled homogenate was fixed and frozen as previously described. We incubated the loaded plate at 32 °C for 30 minutes to stain and then diluted the samples with 50 µL cold 1x PBS to halt the staining process. Upon the completion of staining, samples were immediately transferred to flow cytometry facilities for data collection and were sampled within 2 hours. Samples prepared this way remained viable for</w:t>
      </w:r>
      <w:r w:rsidRPr="00560C95">
        <w:rPr>
          <w:rFonts w:ascii="Times New Roman" w:hAnsi="Times New Roman" w:cs="Times New Roman"/>
        </w:rPr>
        <w:t xml:space="preserve"> flow cytometry for approximately 5 hours post-staining at room temperature (~19°C) before cells began rapidly degrading (DCL personal observation).</w:t>
      </w:r>
    </w:p>
    <w:p w14:paraId="296BFF0B"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b/>
          <w:bCs/>
        </w:rPr>
        <w:t>Staining cryopreserved samples</w:t>
      </w:r>
      <w:r w:rsidRPr="00560C95">
        <w:rPr>
          <w:rFonts w:ascii="Times New Roman" w:hAnsi="Times New Roman" w:cs="Times New Roman"/>
        </w:rPr>
        <w:t>: Assays of oxidative damage from cryopreserved samples were performed 61 weeks after the initial processing and analysis of fresh samples. On the day of oxidative damage assays, we rapidly thawed frozen samples by briefly (1-2 minutes) submerging them in warm water. We washed each thawed sample twice, the first time resuspending the pelleted cells in 1 mL warm 1X Tris-EDTA, and the second time in 200 µL warm 1X PBS. Pooled homogenate was divided into 100 µL aliquots to serve as single-color controls. Thawe</w:t>
      </w:r>
      <w:r w:rsidRPr="00560C95">
        <w:rPr>
          <w:rFonts w:ascii="Times New Roman" w:hAnsi="Times New Roman" w:cs="Times New Roman"/>
        </w:rPr>
        <w:t>d, resuspended samples were first stained with 20 µL (10 µL for controls) of #µM Hoechst 33342 Nuclear Viability Dye and 20 µL of 100 µM BODIPY 665/676 Lipid Peroxidation Sensor and incubated at 32 °C for 20 minutes. Following staining, we washed cells to prevent further binding of unbound fluorescent probes, then resuspended the pellet in 200 µL warm 1X PBS containing 20 µM digitonin. We incubated the samples at 32 °C for 20 minutes to permeabilise the cell membrane, after which we washed the homogenate an</w:t>
      </w:r>
      <w:r w:rsidRPr="00560C95">
        <w:rPr>
          <w:rFonts w:ascii="Times New Roman" w:hAnsi="Times New Roman" w:cs="Times New Roman"/>
        </w:rPr>
        <w:t>d resuspended the pelleted cells in 200 µL 1X PBS. We added 20 µL of 70 µM 8-OHdG Polyclonal Antibody to each sample, after which we left the homogenate overnight (~12 hours) for the antibody to bind to 8-OHdG, a marker of oxidative damage on DNA. The following day we counterstained the cells with 20 µL of #µM (100 µg/mL) H+G Goat Anti-Rabbit Conjugate Antibody with Alexa-Fluor 488 at 32 °C for 20 minutes. After the cells had been tagged with 8-OHdG antibodies and counterstained, we washed the cells once mo</w:t>
      </w:r>
      <w:r w:rsidRPr="00560C95">
        <w:rPr>
          <w:rFonts w:ascii="Times New Roman" w:hAnsi="Times New Roman" w:cs="Times New Roman"/>
        </w:rPr>
        <w:t>re and resuspended the pellet in 400 µL of 1X PBS. Unstained and single-color controls were treated identically to samples, but stained with only up to one of BODIPY 665/676, Hoechst 33342, 8-OHdG antibody, or Alexa-Fluor 488 conjugate. Additionally, one control was stained with both 8-OHdG antibody and the Alexa-Fluor 488 conjugate. We then loaded a 96-well plate with 100 µL of each single-color control and 100 µL in duplicate of each sample. We performed all flow cytometry assays on samples within 48-hour</w:t>
      </w:r>
      <w:r w:rsidRPr="00560C95">
        <w:rPr>
          <w:rFonts w:ascii="Times New Roman" w:hAnsi="Times New Roman" w:cs="Times New Roman"/>
        </w:rPr>
        <w:t>s of thawing the samples.</w:t>
      </w:r>
    </w:p>
    <w:p w14:paraId="2F2415CD"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b/>
          <w:bCs/>
        </w:rPr>
        <w:t>Flow cytometry</w:t>
      </w:r>
      <w:r w:rsidRPr="00560C95">
        <w:rPr>
          <w:rFonts w:ascii="Times New Roman" w:hAnsi="Times New Roman" w:cs="Times New Roman"/>
        </w:rPr>
        <w:t xml:space="preserve">: All flow cytometry assays were performed using a flow cytometer with 5-lasers (blue, red, yellow-green, violet, and ultraviolet), 20 detectors, and a high-throughput plate reader (Becton Dickson LSRFortessa X-20) using the default wavelength filters on detectors. Immediately prior to all assays, we performed a quality-control check and laser alignment using the CS&amp;T function of BD FACSDiva (v. 8.0.1) and BD CS&amp;T fluorescent beads (Lot No. 30664) diluted at 1 drop of 150 µL 1X PBS. During data collection, </w:t>
      </w:r>
      <w:r w:rsidRPr="00560C95">
        <w:rPr>
          <w:rFonts w:ascii="Times New Roman" w:hAnsi="Times New Roman" w:cs="Times New Roman"/>
        </w:rPr>
        <w:t xml:space="preserve">data for single-color controls was filtered using a liberal threshold of 200 on the FSC (roughly, cell size) detector, while data from samples was filtered using a threshold of 200 on the BUV-496 (Hoechst 33342) detector. These thresholds were chosen to filter small debris or inviable or non-intact cells from our observations. The detectors and voltage settings used in data acquisition for each assay type </w:t>
      </w:r>
      <w:r w:rsidRPr="00560C95">
        <w:rPr>
          <w:rFonts w:ascii="Times New Roman" w:hAnsi="Times New Roman" w:cs="Times New Roman"/>
        </w:rPr>
        <w:lastRenderedPageBreak/>
        <w:t>(mitochondrial function, oxidative damage) were determined during pilot trials prior to assays and were</w:t>
      </w:r>
      <w:r w:rsidRPr="00560C95">
        <w:rPr>
          <w:rFonts w:ascii="Times New Roman" w:hAnsi="Times New Roman" w:cs="Times New Roman"/>
        </w:rPr>
        <w:t xml:space="preserve"> not changed during assays to allow for comparison among different plates and samples throughout the experiment. Voltages were chosen to center the distribution of observations in each channel at 10</w:t>
      </w:r>
      <w:r w:rsidRPr="00560C95">
        <w:rPr>
          <w:rFonts w:ascii="Times New Roman" w:hAnsi="Times New Roman" w:cs="Times New Roman"/>
          <w:vertAlign w:val="superscript"/>
        </w:rPr>
        <w:t>3</w:t>
      </w:r>
      <w:r w:rsidRPr="00560C95">
        <w:rPr>
          <w:rFonts w:ascii="Times New Roman" w:hAnsi="Times New Roman" w:cs="Times New Roman"/>
        </w:rPr>
        <w:t xml:space="preserve"> fluorescent intensity and reduce observations of off-scale (&lt;10</w:t>
      </w:r>
      <w:r w:rsidRPr="00560C95">
        <w:rPr>
          <w:rFonts w:ascii="Times New Roman" w:hAnsi="Times New Roman" w:cs="Times New Roman"/>
          <w:vertAlign w:val="superscript"/>
        </w:rPr>
        <w:t>1</w:t>
      </w:r>
      <w:r w:rsidRPr="00560C95">
        <w:rPr>
          <w:rFonts w:ascii="Times New Roman" w:hAnsi="Times New Roman" w:cs="Times New Roman"/>
        </w:rPr>
        <w:t xml:space="preserve"> or &gt;10</w:t>
      </w:r>
      <w:r w:rsidRPr="00560C95">
        <w:rPr>
          <w:rFonts w:ascii="Times New Roman" w:hAnsi="Times New Roman" w:cs="Times New Roman"/>
          <w:vertAlign w:val="superscript"/>
        </w:rPr>
        <w:t>5</w:t>
      </w:r>
      <w:r w:rsidRPr="00560C95">
        <w:rPr>
          <w:rFonts w:ascii="Times New Roman" w:hAnsi="Times New Roman" w:cs="Times New Roman"/>
        </w:rPr>
        <w:t>) events. For the mitochondrial function assay, we recorded data from the following channels (in brackets: voltage; parameter): FSC (44; forward scatter), SSC (180; side scatter), Alexa-Fluor 488 (544; autofluorescence), BUV-496 (450; Hoech</w:t>
      </w:r>
      <w:r w:rsidRPr="00560C95">
        <w:rPr>
          <w:rFonts w:ascii="Times New Roman" w:hAnsi="Times New Roman" w:cs="Times New Roman"/>
        </w:rPr>
        <w:t>st 33342), APC (647; MitoTracker Deep Red FM), PE (522; MitoTracker Orange CMTMRos), and PerCP-Cy5-5 (592; MitoSOX Red) channels. For the oxidative damage assay, we recorded data from the following channels: FSC (425; forward scatter), SSC (300; side scatter), Alexa-Fluor 488 (275; 8-OHdG Antibody + Alexa-Fluor 488 conjugate), BUV-496 (525; Hoechst 33342), and PE-Cy5 (850; BODIPY 665/676). Fluorescent intensity data was collected via the BD FACSDiva (v. 8.0.1) software, with no compensation applied during d</w:t>
      </w:r>
      <w:r w:rsidRPr="00560C95">
        <w:rPr>
          <w:rFonts w:ascii="Times New Roman" w:hAnsi="Times New Roman" w:cs="Times New Roman"/>
        </w:rPr>
        <w:t>ata collection, and all on a linear scale (detectable range of 0-252166). We recorded data for both the area and height of the fluorescent signal, but only used the area in downstream analyses, with height being recorded for the sake of quality control. Data was exported from BD FACSDiva as individual *.fcs (“flow cytometry standard”) files for each sample, then imported into FlowJo (v. 10.1) for processing.</w:t>
      </w:r>
    </w:p>
    <w:p w14:paraId="166513EB"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b/>
          <w:bCs/>
        </w:rPr>
        <w:t>Data processing</w:t>
      </w:r>
      <w:r w:rsidRPr="00560C95">
        <w:rPr>
          <w:rFonts w:ascii="Times New Roman" w:hAnsi="Times New Roman" w:cs="Times New Roman"/>
        </w:rPr>
        <w:t>: In FlowJo v. 10.1 we first transformed all fluorescent data to a logarithmic base 10 scale, then applied a basic gating process across all channels by filtering to observations within the detectable range (10</w:t>
      </w:r>
      <w:r w:rsidRPr="00560C95">
        <w:rPr>
          <w:rFonts w:ascii="Times New Roman" w:hAnsi="Times New Roman" w:cs="Times New Roman"/>
          <w:vertAlign w:val="superscript"/>
        </w:rPr>
        <w:t>1</w:t>
      </w:r>
      <w:r w:rsidRPr="00560C95">
        <w:rPr>
          <w:rFonts w:ascii="Times New Roman" w:hAnsi="Times New Roman" w:cs="Times New Roman"/>
        </w:rPr>
        <w:t>-10</w:t>
      </w:r>
      <w:r w:rsidRPr="00560C95">
        <w:rPr>
          <w:rFonts w:ascii="Times New Roman" w:hAnsi="Times New Roman" w:cs="Times New Roman"/>
          <w:vertAlign w:val="superscript"/>
        </w:rPr>
        <w:t>5</w:t>
      </w:r>
      <w:r w:rsidRPr="00560C95">
        <w:rPr>
          <w:rFonts w:ascii="Times New Roman" w:hAnsi="Times New Roman" w:cs="Times New Roman"/>
        </w:rPr>
        <w:t>) to remove any off-scale events. We then used a backgating process wherein we aimed to identify the approximate FSC (cell size) and SSC (cell complexity) range of viable cells that were positive for all stains. We primarily used the BUV-496 channel (Hoechst 33342) in the backgating process to id</w:t>
      </w:r>
      <w:r w:rsidRPr="00560C95">
        <w:rPr>
          <w:rFonts w:ascii="Times New Roman" w:hAnsi="Times New Roman" w:cs="Times New Roman"/>
        </w:rPr>
        <w:t>entify intact, nucleated cells (BUV-496 &gt; 10</w:t>
      </w:r>
      <w:r w:rsidRPr="00560C95">
        <w:rPr>
          <w:rFonts w:ascii="Times New Roman" w:hAnsi="Times New Roman" w:cs="Times New Roman"/>
          <w:vertAlign w:val="superscript"/>
        </w:rPr>
        <w:t>3</w:t>
      </w:r>
      <w:r w:rsidRPr="00560C95">
        <w:rPr>
          <w:rFonts w:ascii="Times New Roman" w:hAnsi="Times New Roman" w:cs="Times New Roman"/>
        </w:rPr>
        <w:t>). For the mitochondrial function assay, we aimed to identify populations of viable cells containing mitochondria (APC &gt; 10</w:t>
      </w:r>
      <w:r w:rsidRPr="00560C95">
        <w:rPr>
          <w:rFonts w:ascii="Times New Roman" w:hAnsi="Times New Roman" w:cs="Times New Roman"/>
          <w:vertAlign w:val="superscript"/>
        </w:rPr>
        <w:t>3</w:t>
      </w:r>
      <w:r w:rsidRPr="00560C95">
        <w:rPr>
          <w:rFonts w:ascii="Times New Roman" w:hAnsi="Times New Roman" w:cs="Times New Roman"/>
        </w:rPr>
        <w:t>) and actively respiring (PE and PerCP-Cy5-5 &gt; 10</w:t>
      </w:r>
      <w:r w:rsidRPr="00560C95">
        <w:rPr>
          <w:rFonts w:ascii="Times New Roman" w:hAnsi="Times New Roman" w:cs="Times New Roman"/>
          <w:vertAlign w:val="superscript"/>
        </w:rPr>
        <w:t>3</w:t>
      </w:r>
      <w:r w:rsidRPr="00560C95">
        <w:rPr>
          <w:rFonts w:ascii="Times New Roman" w:hAnsi="Times New Roman" w:cs="Times New Roman"/>
        </w:rPr>
        <w:t>). For the oxidative damage assay, we aimed to identify populations of cells exhibiting both DNA damage (Alexa-Fluor 488 &gt; 10</w:t>
      </w:r>
      <w:r w:rsidRPr="00560C95">
        <w:rPr>
          <w:rFonts w:ascii="Times New Roman" w:hAnsi="Times New Roman" w:cs="Times New Roman"/>
          <w:vertAlign w:val="superscript"/>
        </w:rPr>
        <w:t>3</w:t>
      </w:r>
      <w:r w:rsidRPr="00560C95">
        <w:rPr>
          <w:rFonts w:ascii="Times New Roman" w:hAnsi="Times New Roman" w:cs="Times New Roman"/>
        </w:rPr>
        <w:t>) and lipid peroxidation (PerCP &gt; 10</w:t>
      </w:r>
      <w:r w:rsidRPr="00560C95">
        <w:rPr>
          <w:rFonts w:ascii="Times New Roman" w:hAnsi="Times New Roman" w:cs="Times New Roman"/>
          <w:vertAlign w:val="superscript"/>
        </w:rPr>
        <w:t>3</w:t>
      </w:r>
      <w:r w:rsidRPr="00560C95">
        <w:rPr>
          <w:rFonts w:ascii="Times New Roman" w:hAnsi="Times New Roman" w:cs="Times New Roman"/>
        </w:rPr>
        <w:t>). When backgating was done, we filtered the data to the FSC by SSC range that captured the ideal population. We used the backgated population for compensation of fluorescent spillover between different fluorescent probes. To account for fluorescent spillover, we used a traditional compensation matrix using the compensation function of FlowJo v.10.1. We identified the “positive” population for each channel as the brightest ~2.5% of the distribution of observations in the</w:t>
      </w:r>
      <w:r w:rsidRPr="00560C95">
        <w:rPr>
          <w:rFonts w:ascii="Times New Roman" w:hAnsi="Times New Roman" w:cs="Times New Roman"/>
        </w:rPr>
        <w:t xml:space="preserve"> respective single-color control for that channel and used unstained controls as a universal negative. We visually inspected the compensation matrix and its effects on population distributions for under- and over-compensation, whereupon we changed the compensation matrix manually until data was properly compensated. We applied the compensation matrix to all samples for downstream processing. Following compensation, we again gated the data following the same process as for backgating but using the compensate</w:t>
      </w:r>
      <w:r w:rsidRPr="00560C95">
        <w:rPr>
          <w:rFonts w:ascii="Times New Roman" w:hAnsi="Times New Roman" w:cs="Times New Roman"/>
        </w:rPr>
        <w:t>d parameters for each channel. Following gating, we exported the geometric mean (mean fluorescent intensity; MFI) and robust confidence-values for each channel for each sample. For analysis, we exported summary statistics of only the area of the fluorescent signal. Although we exported robust confidence values for checking repeatability between replicate samples, we used the mean and standard deviation of geometric means among replicates for each individual as our main response variables in analyses.</w:t>
      </w:r>
    </w:p>
    <w:p w14:paraId="3EB9EBEC"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7D9C967F" w14:textId="77777777" w:rsidR="00CD372C" w:rsidRPr="00560C95" w:rsidRDefault="000751A7">
      <w:pPr>
        <w:pStyle w:val="Heading4"/>
        <w:rPr>
          <w:rFonts w:ascii="Times New Roman" w:hAnsi="Times New Roman" w:cs="Times New Roman"/>
        </w:rPr>
      </w:pPr>
      <w:bookmarkStart w:id="136" w:name="raw-data"/>
      <w:bookmarkEnd w:id="135"/>
      <w:r w:rsidRPr="00560C95">
        <w:rPr>
          <w:rFonts w:ascii="Times New Roman" w:hAnsi="Times New Roman" w:cs="Times New Roman"/>
        </w:rPr>
        <w:lastRenderedPageBreak/>
        <w:t>Raw data</w:t>
      </w:r>
    </w:p>
    <w:p w14:paraId="7B467733" w14:textId="77777777" w:rsidR="00CD372C" w:rsidRPr="00560C95" w:rsidRDefault="000751A7">
      <w:pPr>
        <w:pStyle w:val="FirstParagraph"/>
        <w:rPr>
          <w:rFonts w:cs="Times New Roman"/>
        </w:rPr>
      </w:pPr>
      <w:r w:rsidRPr="00560C95">
        <w:rPr>
          <w:rFonts w:cs="Times New Roman"/>
        </w:rPr>
        <w:t>Table S1. Raw data of the mitochondrial function and prey discrimination test for each treatment group and brain region. The data includes the mean and 95% confidence intervals (t-distribution).</w:t>
      </w:r>
    </w:p>
    <w:tbl>
      <w:tblPr>
        <w:tblStyle w:val="Table"/>
        <w:tblW w:w="5000" w:type="pct"/>
        <w:tblLayout w:type="fixed"/>
        <w:tblLook w:val="0000" w:firstRow="0" w:lastRow="0" w:firstColumn="0" w:lastColumn="0" w:noHBand="0" w:noVBand="0"/>
      </w:tblPr>
      <w:tblGrid>
        <w:gridCol w:w="9360"/>
      </w:tblGrid>
      <w:tr w:rsidR="00CD372C" w:rsidRPr="00560C95" w14:paraId="5E0AD96D" w14:textId="77777777">
        <w:tc>
          <w:tcPr>
            <w:tcW w:w="7920" w:type="dxa"/>
          </w:tcPr>
          <w:p w14:paraId="5957E37A" w14:textId="77777777" w:rsidR="00CD372C" w:rsidRPr="00560C95" w:rsidRDefault="000751A7">
            <w:pPr>
              <w:pStyle w:val="ImageCaption"/>
              <w:spacing w:before="200"/>
              <w:rPr>
                <w:rFonts w:cs="Times New Roman"/>
              </w:rPr>
            </w:pPr>
            <w:bookmarkStart w:id="137" w:name="tbl-raw_data"/>
            <w:r w:rsidRPr="00560C95">
              <w:rPr>
                <w:rFonts w:cs="Times New Roman"/>
              </w:rPr>
              <w:t>Table 1— Raw data of the mitochondrial function and prey discrimination test for each treatment group and brain region. The data includes the mean and 95% confidence intervals (t-distribution).</w:t>
            </w:r>
          </w:p>
          <w:tbl>
            <w:tblPr>
              <w:tblW w:w="0" w:type="auto"/>
              <w:jc w:val="center"/>
              <w:tblLayout w:type="fixed"/>
              <w:tblLook w:val="0420" w:firstRow="1" w:lastRow="0" w:firstColumn="0" w:lastColumn="0" w:noHBand="0" w:noVBand="1"/>
            </w:tblPr>
            <w:tblGrid>
              <w:gridCol w:w="3854"/>
              <w:gridCol w:w="1477"/>
              <w:gridCol w:w="1061"/>
              <w:gridCol w:w="1944"/>
              <w:gridCol w:w="1061"/>
              <w:gridCol w:w="1944"/>
            </w:tblGrid>
            <w:tr w:rsidR="00CD372C" w:rsidRPr="00560C95" w14:paraId="52BA31C3" w14:textId="77777777">
              <w:trPr>
                <w:tblHeader/>
                <w:jc w:val="center"/>
              </w:trPr>
              <w:tc>
                <w:tcPr>
                  <w:tcW w:w="385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BE943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p>
              </w:tc>
              <w:tc>
                <w:tcPr>
                  <w:tcW w:w="14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48D419"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p>
              </w:tc>
              <w:tc>
                <w:tcPr>
                  <w:tcW w:w="3005"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FDC64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Olfactory bulbs / Chemical stimulus</w:t>
                  </w:r>
                </w:p>
              </w:tc>
              <w:tc>
                <w:tcPr>
                  <w:tcW w:w="3005"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AC941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Optic tecta / Visual stimulus</w:t>
                  </w:r>
                </w:p>
              </w:tc>
            </w:tr>
            <w:tr w:rsidR="00CD372C" w:rsidRPr="00560C95" w14:paraId="04A18D23" w14:textId="77777777">
              <w:trPr>
                <w:tblHeader/>
                <w:jc w:val="center"/>
              </w:trPr>
              <w:tc>
                <w:tcPr>
                  <w:tcW w:w="385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13E5E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4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677D2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Treatment</w:t>
                  </w:r>
                </w:p>
              </w:tc>
              <w:tc>
                <w:tcPr>
                  <w:tcW w:w="10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38F76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9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788AD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95% CI</w:t>
                  </w:r>
                </w:p>
              </w:tc>
              <w:tc>
                <w:tcPr>
                  <w:tcW w:w="10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72C16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9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71825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95% CI</w:t>
                  </w:r>
                </w:p>
              </w:tc>
            </w:tr>
            <w:tr w:rsidR="00CD372C" w:rsidRPr="00560C95" w14:paraId="0563CBF0" w14:textId="77777777">
              <w:trPr>
                <w:jc w:val="center"/>
              </w:trPr>
              <w:tc>
                <w:tcPr>
                  <w:tcW w:w="385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0292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Mitochondrial density</w:t>
                  </w:r>
                </w:p>
              </w:tc>
              <w:tc>
                <w:tcPr>
                  <w:tcW w:w="14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82BF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CORT-Cold</w:t>
                  </w:r>
                </w:p>
              </w:tc>
              <w:tc>
                <w:tcPr>
                  <w:tcW w:w="10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B784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3.30</w:t>
                  </w:r>
                </w:p>
              </w:tc>
              <w:tc>
                <w:tcPr>
                  <w:tcW w:w="19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2E61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[3.10, 3.49]</w:t>
                  </w:r>
                </w:p>
              </w:tc>
              <w:tc>
                <w:tcPr>
                  <w:tcW w:w="10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191B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3.46</w:t>
                  </w:r>
                </w:p>
              </w:tc>
              <w:tc>
                <w:tcPr>
                  <w:tcW w:w="19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0DEE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[3.24, 3.67]</w:t>
                  </w:r>
                </w:p>
              </w:tc>
            </w:tr>
            <w:tr w:rsidR="00CD372C" w:rsidRPr="00560C95" w14:paraId="6F8C9C71"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37A72"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D537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7ACD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3.27</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F495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[3.06, 3.47]</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D6B2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3.32</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42A6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[3.08, 3.56]</w:t>
                  </w:r>
                </w:p>
              </w:tc>
            </w:tr>
            <w:tr w:rsidR="00CD372C" w:rsidRPr="00560C95" w14:paraId="45D8EC63"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A9D21"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ABB0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6C72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3.18</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3EF5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[2.99, 3.37]</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1252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3.34</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B5FD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[3.10, 3.58]</w:t>
                  </w:r>
                </w:p>
              </w:tc>
            </w:tr>
            <w:tr w:rsidR="00CD372C" w:rsidRPr="00560C95" w14:paraId="52205C85" w14:textId="77777777">
              <w:trPr>
                <w:jc w:val="center"/>
              </w:trPr>
              <w:tc>
                <w:tcPr>
                  <w:tcW w:w="385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DF162AA"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062DF4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Control-Hot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C1CD0F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3.20</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8890DE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[2.98, 3.42]</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CE690D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3.49</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450282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[3.28, 3.71]</w:t>
                  </w:r>
                </w:p>
              </w:tc>
            </w:tr>
            <w:tr w:rsidR="00CD372C" w:rsidRPr="00560C95" w14:paraId="718FD4E0" w14:textId="77777777">
              <w:trPr>
                <w:jc w:val="center"/>
              </w:trPr>
              <w:tc>
                <w:tcPr>
                  <w:tcW w:w="385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A2EB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Metabolic capacity</w:t>
                  </w:r>
                </w:p>
              </w:tc>
              <w:tc>
                <w:tcPr>
                  <w:tcW w:w="14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DDDA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CORT-Cold</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CD64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3.41</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4A19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[3.18, 3.63]</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7916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3.66</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289D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[3.42, 3.89]</w:t>
                  </w:r>
                </w:p>
              </w:tc>
            </w:tr>
            <w:tr w:rsidR="00CD372C" w:rsidRPr="00560C95" w14:paraId="70E70B90"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67D4D"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1CA6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F1D5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3.34</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6AFB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[3.12, 3.57]</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EB52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3.52</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948B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[3.27, 3.77]</w:t>
                  </w:r>
                </w:p>
              </w:tc>
            </w:tr>
            <w:tr w:rsidR="00CD372C" w:rsidRPr="00560C95" w14:paraId="1EB71BCA"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37BE9"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5895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387F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3.35</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38D4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[3.14, 3.56]</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0EF3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3.57</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69B0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[3.32, 3.82]</w:t>
                  </w:r>
                </w:p>
              </w:tc>
            </w:tr>
            <w:tr w:rsidR="00CD372C" w:rsidRPr="00560C95" w14:paraId="19A5E6FE" w14:textId="77777777">
              <w:trPr>
                <w:jc w:val="center"/>
              </w:trPr>
              <w:tc>
                <w:tcPr>
                  <w:tcW w:w="385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1B1D498"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E35BE9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Control-Hot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EDE360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3.29</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DCB455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[3.07, 3.51]</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A31020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3.67</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527F9C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[3.44, 3.90]</w:t>
                  </w:r>
                </w:p>
              </w:tc>
            </w:tr>
            <w:tr w:rsidR="00CD372C" w:rsidRPr="00560C95" w14:paraId="2F5AF706" w14:textId="77777777">
              <w:trPr>
                <w:jc w:val="center"/>
              </w:trPr>
              <w:tc>
                <w:tcPr>
                  <w:tcW w:w="385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B4B7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Membrane potential/Mitochondrial density</w:t>
                  </w:r>
                </w:p>
              </w:tc>
              <w:tc>
                <w:tcPr>
                  <w:tcW w:w="14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A8F4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CORT-Cold</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7BDC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1.03</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9835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[1.01, 1.06]</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FA17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1.06</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1AF9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[1.04, 1.08]</w:t>
                  </w:r>
                </w:p>
              </w:tc>
            </w:tr>
            <w:tr w:rsidR="00CD372C" w:rsidRPr="00560C95" w14:paraId="6E3AAD8D"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3649D"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7C72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0277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1.03</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7DE1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[0.99, 1.06]</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F357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1.06</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25F9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[1.05, 1.08]</w:t>
                  </w:r>
                </w:p>
              </w:tc>
            </w:tr>
            <w:tr w:rsidR="00CD372C" w:rsidRPr="00560C95" w14:paraId="6794B4F2"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0EECF"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66D5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C886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1.06</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9B84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[1.03, 1.09]</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0367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1.07</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7556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[1.06, 1.09]</w:t>
                  </w:r>
                </w:p>
              </w:tc>
            </w:tr>
            <w:tr w:rsidR="00CD372C" w:rsidRPr="00560C95" w14:paraId="7F79537B" w14:textId="77777777">
              <w:trPr>
                <w:jc w:val="center"/>
              </w:trPr>
              <w:tc>
                <w:tcPr>
                  <w:tcW w:w="385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EEEA84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4BA185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Control-Hot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243863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1.03</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80949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 1.06]</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6D14FE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1.05</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F4269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[1.03, 1.07]</w:t>
                  </w:r>
                </w:p>
              </w:tc>
            </w:tr>
            <w:tr w:rsidR="00CD372C" w:rsidRPr="00560C95" w14:paraId="56C42E4D" w14:textId="77777777">
              <w:trPr>
                <w:jc w:val="center"/>
              </w:trPr>
              <w:tc>
                <w:tcPr>
                  <w:tcW w:w="385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493B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14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39AE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CORT-Cold</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9D45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3.70</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44B0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[3.52, 3.89]</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F063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3.84</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E281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[3.64, 4.03]</w:t>
                  </w:r>
                </w:p>
              </w:tc>
            </w:tr>
            <w:tr w:rsidR="00CD372C" w:rsidRPr="00560C95" w14:paraId="26FF7FC2"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1322A"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E483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4CFA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3.60</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F0E9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[3.36, 3.83]</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E7C7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3.65</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88B2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[3.45, 3.85]</w:t>
                  </w:r>
                </w:p>
              </w:tc>
            </w:tr>
            <w:tr w:rsidR="00CD372C" w:rsidRPr="00560C95" w14:paraId="4959BEC0"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5037A"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33C8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605B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3.57</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7502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[3.41, 3.73]</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A7A8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3.70</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B53C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[3.50, 3.90]</w:t>
                  </w:r>
                </w:p>
              </w:tc>
            </w:tr>
            <w:tr w:rsidR="00CD372C" w:rsidRPr="00560C95" w14:paraId="58CE422F" w14:textId="77777777">
              <w:trPr>
                <w:jc w:val="center"/>
              </w:trPr>
              <w:tc>
                <w:tcPr>
                  <w:tcW w:w="385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2F7B43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3C8EA4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Control-Hot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DD1B41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3.58</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0F7871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[3.38, 3.78]</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3064CE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3.81</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C21C8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[3.61, 4.01]</w:t>
                  </w:r>
                </w:p>
              </w:tc>
            </w:tr>
            <w:tr w:rsidR="00CD372C" w:rsidRPr="00560C95" w14:paraId="03B2AF41" w14:textId="77777777">
              <w:trPr>
                <w:jc w:val="center"/>
              </w:trPr>
              <w:tc>
                <w:tcPr>
                  <w:tcW w:w="385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DF3A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ROS/Mitochondrial density</w:t>
                  </w:r>
                </w:p>
              </w:tc>
              <w:tc>
                <w:tcPr>
                  <w:tcW w:w="14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9C4D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CORT-Cold</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1E86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1.13</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D0E3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[1.11, 1.16]</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6E4D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1.12</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5E0E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[1.10, 1.14]</w:t>
                  </w:r>
                </w:p>
              </w:tc>
            </w:tr>
            <w:tr w:rsidR="00CD372C" w:rsidRPr="00560C95" w14:paraId="3B4B2D52"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A0B4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FAB9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7737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1.10</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45B8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[1.07, 1.14]</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7A9E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1.12</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DB95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[1.08, 1.15]</w:t>
                  </w:r>
                </w:p>
              </w:tc>
            </w:tr>
            <w:tr w:rsidR="00CD372C" w:rsidRPr="00560C95" w14:paraId="1B062C5C"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674E9"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FEB7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9A98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1.14</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A2DD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[1.11, 1.16]</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E2E2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1.12</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CBDB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[1.09, 1.15]</w:t>
                  </w:r>
                </w:p>
              </w:tc>
            </w:tr>
            <w:tr w:rsidR="00CD372C" w:rsidRPr="00560C95" w14:paraId="13088338" w14:textId="77777777">
              <w:trPr>
                <w:jc w:val="center"/>
              </w:trPr>
              <w:tc>
                <w:tcPr>
                  <w:tcW w:w="385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6E07EF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D73B6B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Control-Hot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B36C89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1.13</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FBAA88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[1.10, 1.16]</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6DFB15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1.10</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A3F55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[1.08, 1.13]</w:t>
                  </w:r>
                </w:p>
              </w:tc>
            </w:tr>
            <w:tr w:rsidR="00CD372C" w:rsidRPr="00560C95" w14:paraId="22D570D1" w14:textId="77777777">
              <w:trPr>
                <w:jc w:val="center"/>
              </w:trPr>
              <w:tc>
                <w:tcPr>
                  <w:tcW w:w="385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EC90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DNA damage</w:t>
                  </w:r>
                </w:p>
              </w:tc>
              <w:tc>
                <w:tcPr>
                  <w:tcW w:w="14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392B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CORT-Cold</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F9F7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499.98</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65CA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[459.70, 540.25]</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DF94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419.00</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17EA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[406.86, 431.14]</w:t>
                  </w:r>
                </w:p>
              </w:tc>
            </w:tr>
            <w:tr w:rsidR="00CD372C" w:rsidRPr="00560C95" w14:paraId="7FCDE129"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5BDB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C13B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DEFA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500.90</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0E4F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[458.36, 543.44]</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DB01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433.88</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9A86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[418.15, 449.60]</w:t>
                  </w:r>
                </w:p>
              </w:tc>
            </w:tr>
            <w:tr w:rsidR="00CD372C" w:rsidRPr="00560C95" w14:paraId="1055B0DC"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3E41F"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3474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1B28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525.27</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BA39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[467.56, 582.99]</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EAB1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450.23</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5B09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[431.63, 468.82]</w:t>
                  </w:r>
                </w:p>
              </w:tc>
            </w:tr>
            <w:tr w:rsidR="00CD372C" w:rsidRPr="00560C95" w14:paraId="6E5548A9" w14:textId="77777777">
              <w:trPr>
                <w:jc w:val="center"/>
              </w:trPr>
              <w:tc>
                <w:tcPr>
                  <w:tcW w:w="385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6EAD61"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AFE4AB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Control-Hot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88423B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512.83</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05B254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[468.82, 556.83]</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3B11F8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442.05</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D1373F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[416.68, 467.42]</w:t>
                  </w:r>
                </w:p>
              </w:tc>
            </w:tr>
            <w:tr w:rsidR="00CD372C" w:rsidRPr="00560C95" w14:paraId="143F0C1E" w14:textId="77777777">
              <w:trPr>
                <w:jc w:val="center"/>
              </w:trPr>
              <w:tc>
                <w:tcPr>
                  <w:tcW w:w="385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16B9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Lipid peroxidation</w:t>
                  </w:r>
                </w:p>
              </w:tc>
              <w:tc>
                <w:tcPr>
                  <w:tcW w:w="14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84A0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CORT-Cold</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BE84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4436.25</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A8C1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[3300.79, 5571.71]</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D0CD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5995.50</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2A70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[4853.32, 7137.68]</w:t>
                  </w:r>
                </w:p>
              </w:tc>
            </w:tr>
            <w:tr w:rsidR="00CD372C" w:rsidRPr="00560C95" w14:paraId="7B3BC88F"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09A70"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195B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9CEA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4523.57</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9741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[3343.48, 5703.67]</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89D7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6418.73</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E57D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[5167.17, 7670.28]</w:t>
                  </w:r>
                </w:p>
              </w:tc>
            </w:tr>
            <w:tr w:rsidR="00CD372C" w:rsidRPr="00560C95" w14:paraId="37A644A3"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A1BC6"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83E2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4C24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6003.55</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EA19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[4376.30, 7630.80]</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92E3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6303.85</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EB51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[4754.77, 7852.93]</w:t>
                  </w:r>
                </w:p>
              </w:tc>
            </w:tr>
            <w:tr w:rsidR="00CD372C" w:rsidRPr="00560C95" w14:paraId="377A6485" w14:textId="77777777">
              <w:trPr>
                <w:jc w:val="center"/>
              </w:trPr>
              <w:tc>
                <w:tcPr>
                  <w:tcW w:w="385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0A3EFAB"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C2E2D6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Control-Hot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291217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4727.90</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4BE7F8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[3490.58, 5965.22]</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B30433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6451.95</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58E846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[5157.82, 7746.08]</w:t>
                  </w:r>
                </w:p>
              </w:tc>
            </w:tr>
            <w:tr w:rsidR="00CD372C" w:rsidRPr="00560C95" w14:paraId="7D955CE5" w14:textId="77777777">
              <w:trPr>
                <w:jc w:val="center"/>
              </w:trPr>
              <w:tc>
                <w:tcPr>
                  <w:tcW w:w="385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F1AE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Detection latency</w:t>
                  </w:r>
                </w:p>
              </w:tc>
              <w:tc>
                <w:tcPr>
                  <w:tcW w:w="14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71E6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CORT-Cold</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6283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170.65</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194C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[120.47, 220.83]</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67FF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108.38</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844D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[63.40, 153.35]</w:t>
                  </w:r>
                </w:p>
              </w:tc>
            </w:tr>
            <w:tr w:rsidR="00CD372C" w:rsidRPr="00560C95" w14:paraId="272FC0D4"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9B2E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12F8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9C95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150.82</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E641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[74.73, 226.92]</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230B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214.02</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3304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[46.54, 381.51]</w:t>
                  </w:r>
                </w:p>
              </w:tc>
            </w:tr>
            <w:tr w:rsidR="00CD372C" w:rsidRPr="00560C95" w14:paraId="4E36910C"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53EDC"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9607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6169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472.38</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D472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[283.94, 660.81]</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00BD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119.65</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250E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[78.25, 161.05]</w:t>
                  </w:r>
                </w:p>
              </w:tc>
            </w:tr>
            <w:tr w:rsidR="00CD372C" w:rsidRPr="00560C95" w14:paraId="538D6B08" w14:textId="77777777">
              <w:trPr>
                <w:jc w:val="center"/>
              </w:trPr>
              <w:tc>
                <w:tcPr>
                  <w:tcW w:w="385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675F30"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BB888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Control-Hot</w:t>
                  </w:r>
                </w:p>
              </w:tc>
              <w:tc>
                <w:tcPr>
                  <w:tcW w:w="10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70B56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261.08</w:t>
                  </w:r>
                </w:p>
              </w:tc>
              <w:tc>
                <w:tcPr>
                  <w:tcW w:w="19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ECD41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[135.78, 386.38]</w:t>
                  </w:r>
                </w:p>
              </w:tc>
              <w:tc>
                <w:tcPr>
                  <w:tcW w:w="10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923B5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99.07</w:t>
                  </w:r>
                </w:p>
              </w:tc>
              <w:tc>
                <w:tcPr>
                  <w:tcW w:w="19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FA8A0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[51.52, 146.63]</w:t>
                  </w:r>
                </w:p>
              </w:tc>
            </w:tr>
            <w:bookmarkEnd w:id="137"/>
          </w:tbl>
          <w:p w14:paraId="734FF8DB" w14:textId="77777777" w:rsidR="00FE1713" w:rsidRPr="00560C95" w:rsidRDefault="00FE1713">
            <w:pPr>
              <w:spacing w:after="0"/>
              <w:rPr>
                <w:rFonts w:ascii="Times New Roman" w:hAnsi="Times New Roman" w:cs="Times New Roman"/>
              </w:rPr>
            </w:pPr>
          </w:p>
        </w:tc>
      </w:tr>
    </w:tbl>
    <w:p w14:paraId="61440BC7"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lastRenderedPageBreak/>
        <w:t>Table S2. Age at testing and age at euthanasia for each treatment group. The data includes the mean and 95% confidence intervals(t-distribution).</w:t>
      </w:r>
    </w:p>
    <w:tbl>
      <w:tblPr>
        <w:tblStyle w:val="Table"/>
        <w:tblW w:w="5000" w:type="pct"/>
        <w:tblLayout w:type="fixed"/>
        <w:tblLook w:val="0000" w:firstRow="0" w:lastRow="0" w:firstColumn="0" w:lastColumn="0" w:noHBand="0" w:noVBand="0"/>
      </w:tblPr>
      <w:tblGrid>
        <w:gridCol w:w="9360"/>
      </w:tblGrid>
      <w:tr w:rsidR="00CD372C" w:rsidRPr="00560C95" w14:paraId="3FDFE749" w14:textId="77777777">
        <w:tc>
          <w:tcPr>
            <w:tcW w:w="7920" w:type="dxa"/>
          </w:tcPr>
          <w:p w14:paraId="0A84C1B0" w14:textId="77777777" w:rsidR="00CD372C" w:rsidRPr="00560C95" w:rsidRDefault="000751A7">
            <w:pPr>
              <w:pStyle w:val="ImageCaption"/>
              <w:spacing w:before="200"/>
              <w:rPr>
                <w:rFonts w:cs="Times New Roman"/>
              </w:rPr>
            </w:pPr>
            <w:bookmarkStart w:id="138" w:name="tbl-age"/>
            <w:r w:rsidRPr="00560C95">
              <w:rPr>
                <w:rFonts w:cs="Times New Roman"/>
              </w:rPr>
              <w:t>Table 2— Age at testing and age at euthanasia for each treatment group.</w:t>
            </w:r>
          </w:p>
          <w:tbl>
            <w:tblPr>
              <w:tblW w:w="0" w:type="auto"/>
              <w:jc w:val="center"/>
              <w:tblLayout w:type="fixed"/>
              <w:tblLook w:val="0420" w:firstRow="1" w:lastRow="0" w:firstColumn="0" w:lastColumn="0" w:noHBand="0" w:noVBand="1"/>
            </w:tblPr>
            <w:tblGrid>
              <w:gridCol w:w="2271"/>
              <w:gridCol w:w="2455"/>
              <w:gridCol w:w="2521"/>
              <w:gridCol w:w="2682"/>
              <w:gridCol w:w="2832"/>
              <w:gridCol w:w="2993"/>
            </w:tblGrid>
            <w:tr w:rsidR="00CD372C" w:rsidRPr="00560C95" w14:paraId="6C10070C" w14:textId="77777777">
              <w:trPr>
                <w:tblHeader/>
                <w:jc w:val="center"/>
              </w:trPr>
              <w:tc>
                <w:tcPr>
                  <w:tcW w:w="22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07421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Incubation temperature</w:t>
                  </w:r>
                </w:p>
              </w:tc>
              <w:tc>
                <w:tcPr>
                  <w:tcW w:w="24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7F85A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Prenatal CORT treatment</w:t>
                  </w:r>
                </w:p>
              </w:tc>
              <w:tc>
                <w:tcPr>
                  <w:tcW w:w="252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37704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 age at testing (days)</w:t>
                  </w:r>
                </w:p>
              </w:tc>
              <w:tc>
                <w:tcPr>
                  <w:tcW w:w="26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DBED8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95% CI age at testing (days)</w:t>
                  </w:r>
                </w:p>
              </w:tc>
              <w:tc>
                <w:tcPr>
                  <w:tcW w:w="28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34065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 age at euthanasia (days)</w:t>
                  </w:r>
                </w:p>
              </w:tc>
              <w:tc>
                <w:tcPr>
                  <w:tcW w:w="29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E34D0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95% CI age at euthanasia (days)</w:t>
                  </w:r>
                </w:p>
              </w:tc>
            </w:tr>
            <w:tr w:rsidR="00CD372C" w:rsidRPr="00560C95" w14:paraId="30B73104" w14:textId="77777777">
              <w:trPr>
                <w:jc w:val="center"/>
              </w:trPr>
              <w:tc>
                <w:tcPr>
                  <w:tcW w:w="227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B45F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Cold</w:t>
                  </w:r>
                </w:p>
              </w:tc>
              <w:tc>
                <w:tcPr>
                  <w:tcW w:w="24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77F6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w:t>
                  </w:r>
                </w:p>
              </w:tc>
              <w:tc>
                <w:tcPr>
                  <w:tcW w:w="252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E68A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227.0</w:t>
                  </w:r>
                </w:p>
              </w:tc>
              <w:tc>
                <w:tcPr>
                  <w:tcW w:w="26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0D1C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[220.27, 233.73]</w:t>
                  </w:r>
                </w:p>
              </w:tc>
              <w:tc>
                <w:tcPr>
                  <w:tcW w:w="28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C078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274.75</w:t>
                  </w:r>
                </w:p>
              </w:tc>
              <w:tc>
                <w:tcPr>
                  <w:tcW w:w="299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A5A4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[267.75, 281.75]</w:t>
                  </w:r>
                </w:p>
              </w:tc>
            </w:tr>
            <w:tr w:rsidR="00CD372C" w:rsidRPr="00560C95" w14:paraId="12005B70" w14:textId="77777777">
              <w:trPr>
                <w:jc w:val="center"/>
              </w:trPr>
              <w:tc>
                <w:tcPr>
                  <w:tcW w:w="2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0264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Cold</w:t>
                  </w:r>
                </w:p>
              </w:tc>
              <w:tc>
                <w:tcPr>
                  <w:tcW w:w="2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9DBC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25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1DEC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218.0</w:t>
                  </w:r>
                </w:p>
              </w:tc>
              <w:tc>
                <w:tcPr>
                  <w:tcW w:w="26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C3EA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[212.63, 223.37]</w:t>
                  </w:r>
                </w:p>
              </w:tc>
              <w:tc>
                <w:tcPr>
                  <w:tcW w:w="28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C55B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265.75</w:t>
                  </w:r>
                </w:p>
              </w:tc>
              <w:tc>
                <w:tcPr>
                  <w:tcW w:w="2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177D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[260.48, 271.02]</w:t>
                  </w:r>
                </w:p>
              </w:tc>
            </w:tr>
            <w:tr w:rsidR="00CD372C" w:rsidRPr="00560C95" w14:paraId="52ACA7A9" w14:textId="77777777">
              <w:trPr>
                <w:jc w:val="center"/>
              </w:trPr>
              <w:tc>
                <w:tcPr>
                  <w:tcW w:w="2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09EB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Hot</w:t>
                  </w:r>
                </w:p>
              </w:tc>
              <w:tc>
                <w:tcPr>
                  <w:tcW w:w="2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5DA2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w:t>
                  </w:r>
                </w:p>
              </w:tc>
              <w:tc>
                <w:tcPr>
                  <w:tcW w:w="25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FC85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231.8</w:t>
                  </w:r>
                </w:p>
              </w:tc>
              <w:tc>
                <w:tcPr>
                  <w:tcW w:w="26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4885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[226.04, 237.56]</w:t>
                  </w:r>
                </w:p>
              </w:tc>
              <w:tc>
                <w:tcPr>
                  <w:tcW w:w="28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F654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279.55</w:t>
                  </w:r>
                </w:p>
              </w:tc>
              <w:tc>
                <w:tcPr>
                  <w:tcW w:w="2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DD97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[273.55, 285.55]</w:t>
                  </w:r>
                </w:p>
              </w:tc>
            </w:tr>
            <w:tr w:rsidR="00CD372C" w:rsidRPr="00560C95" w14:paraId="0FEE6B5C" w14:textId="77777777">
              <w:trPr>
                <w:jc w:val="center"/>
              </w:trPr>
              <w:tc>
                <w:tcPr>
                  <w:tcW w:w="22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A8DAC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Hot</w:t>
                  </w:r>
                </w:p>
              </w:tc>
              <w:tc>
                <w:tcPr>
                  <w:tcW w:w="24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DE031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252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28B04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225.2</w:t>
                  </w:r>
                </w:p>
              </w:tc>
              <w:tc>
                <w:tcPr>
                  <w:tcW w:w="26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FEFBA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[220.77, 229.63]</w:t>
                  </w:r>
                </w:p>
              </w:tc>
              <w:tc>
                <w:tcPr>
                  <w:tcW w:w="28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09963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272.95</w:t>
                  </w:r>
                </w:p>
              </w:tc>
              <w:tc>
                <w:tcPr>
                  <w:tcW w:w="29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D5175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[268.71, 277.19]</w:t>
                  </w:r>
                </w:p>
              </w:tc>
            </w:tr>
            <w:bookmarkEnd w:id="138"/>
          </w:tbl>
          <w:p w14:paraId="489965B7" w14:textId="77777777" w:rsidR="00FE1713" w:rsidRPr="00560C95" w:rsidRDefault="00FE1713">
            <w:pPr>
              <w:spacing w:after="0"/>
              <w:rPr>
                <w:rFonts w:ascii="Times New Roman" w:hAnsi="Times New Roman" w:cs="Times New Roman"/>
              </w:rPr>
            </w:pPr>
          </w:p>
        </w:tc>
      </w:tr>
    </w:tbl>
    <w:p w14:paraId="0BB8B224" w14:textId="77777777" w:rsidR="00CD372C" w:rsidRPr="00560C95" w:rsidRDefault="000751A7">
      <w:pPr>
        <w:pStyle w:val="Heading4"/>
        <w:rPr>
          <w:rFonts w:ascii="Times New Roman" w:hAnsi="Times New Roman" w:cs="Times New Roman"/>
        </w:rPr>
      </w:pPr>
      <w:bookmarkStart w:id="139" w:name="results-of-the-final-models"/>
      <w:bookmarkEnd w:id="136"/>
      <w:r w:rsidRPr="00560C95">
        <w:rPr>
          <w:rFonts w:ascii="Times New Roman" w:hAnsi="Times New Roman" w:cs="Times New Roman"/>
        </w:rPr>
        <w:t>Results of the final models</w:t>
      </w:r>
    </w:p>
    <w:p w14:paraId="4796C1A8" w14:textId="77777777" w:rsidR="00CD372C" w:rsidRPr="00560C95" w:rsidRDefault="000751A7">
      <w:pPr>
        <w:pStyle w:val="FirstParagraph"/>
        <w:rPr>
          <w:rFonts w:cs="Times New Roman"/>
        </w:rPr>
      </w:pPr>
      <w:r w:rsidRPr="00560C95">
        <w:rPr>
          <w:rFonts w:cs="Times New Roman"/>
        </w:rPr>
        <w:t>Table S3. R</w:t>
      </w:r>
      <w:r w:rsidRPr="00560C95">
        <w:rPr>
          <w:rFonts w:cs="Times New Roman"/>
          <w:vertAlign w:val="superscript"/>
        </w:rPr>
        <w:t>2</w:t>
      </w:r>
      <w:r w:rsidRPr="00560C95">
        <w:rPr>
          <w:rFonts w:cs="Times New Roman"/>
        </w:rPr>
        <w:t xml:space="preserve"> values of the definite models for both regions and stimuli.</w:t>
      </w:r>
    </w:p>
    <w:tbl>
      <w:tblPr>
        <w:tblW w:w="0" w:type="auto"/>
        <w:jc w:val="center"/>
        <w:tblLayout w:type="fixed"/>
        <w:tblLook w:val="0420" w:firstRow="1" w:lastRow="0" w:firstColumn="0" w:lastColumn="0" w:noHBand="0" w:noVBand="1"/>
      </w:tblPr>
      <w:tblGrid>
        <w:gridCol w:w="1755"/>
        <w:gridCol w:w="2422"/>
        <w:gridCol w:w="866"/>
        <w:gridCol w:w="861"/>
        <w:gridCol w:w="861"/>
        <w:gridCol w:w="927"/>
      </w:tblGrid>
      <w:tr w:rsidR="00CD372C" w:rsidRPr="00560C95" w14:paraId="463CB159" w14:textId="77777777">
        <w:trPr>
          <w:tblHeader/>
          <w:jc w:val="center"/>
        </w:trPr>
        <w:tc>
          <w:tcPr>
            <w:tcW w:w="17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9014C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Region/Stimulus</w:t>
            </w:r>
          </w:p>
        </w:tc>
        <w:tc>
          <w:tcPr>
            <w:tcW w:w="24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7B2DA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Model</w:t>
            </w:r>
          </w:p>
        </w:tc>
        <w:tc>
          <w:tcPr>
            <w:tcW w:w="8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94360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8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E90E1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Error</w:t>
            </w:r>
          </w:p>
        </w:tc>
        <w:tc>
          <w:tcPr>
            <w:tcW w:w="8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CDA17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2.5%</w:t>
            </w:r>
          </w:p>
        </w:tc>
        <w:tc>
          <w:tcPr>
            <w:tcW w:w="9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B8B67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97.5%</w:t>
            </w:r>
          </w:p>
        </w:tc>
      </w:tr>
      <w:tr w:rsidR="00CD372C" w:rsidRPr="00560C95" w14:paraId="4E8DA055" w14:textId="77777777">
        <w:trPr>
          <w:jc w:val="center"/>
        </w:trPr>
        <w:tc>
          <w:tcPr>
            <w:tcW w:w="17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C6D1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Olfactory bulbs</w:t>
            </w:r>
          </w:p>
        </w:tc>
        <w:tc>
          <w:tcPr>
            <w:tcW w:w="24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0CE7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 density</w:t>
            </w:r>
          </w:p>
        </w:tc>
        <w:tc>
          <w:tcPr>
            <w:tcW w:w="8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D61E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0.505</w:t>
            </w:r>
          </w:p>
        </w:tc>
        <w:tc>
          <w:tcPr>
            <w:tcW w:w="8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2B1D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0.054</w:t>
            </w:r>
          </w:p>
        </w:tc>
        <w:tc>
          <w:tcPr>
            <w:tcW w:w="8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E534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0.388</w:t>
            </w:r>
          </w:p>
        </w:tc>
        <w:tc>
          <w:tcPr>
            <w:tcW w:w="9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DF5D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0.596</w:t>
            </w:r>
          </w:p>
        </w:tc>
      </w:tr>
      <w:tr w:rsidR="00CD372C" w:rsidRPr="00560C95" w14:paraId="57E70B27" w14:textId="77777777">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CCB8D"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99E9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 potential</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4D8F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0.396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3A59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3638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0.251</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CE55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0.511</w:t>
            </w:r>
          </w:p>
        </w:tc>
      </w:tr>
      <w:tr w:rsidR="00CD372C" w:rsidRPr="00560C95" w14:paraId="7E9C464A" w14:textId="77777777">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3BB1F"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E79F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 potential/Mit density</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8D8A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0.333</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D8C0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1322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0.170</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D943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0.464</w:t>
            </w:r>
          </w:p>
        </w:tc>
      </w:tr>
      <w:tr w:rsidR="00CD372C" w:rsidRPr="00560C95" w14:paraId="4EF82245" w14:textId="77777777">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18130"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5F57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6A6B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0.524</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6246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E60A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0.410</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F929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0.611</w:t>
            </w:r>
          </w:p>
        </w:tc>
      </w:tr>
      <w:tr w:rsidR="00CD372C" w:rsidRPr="00560C95" w14:paraId="3242D77F" w14:textId="77777777">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7825E"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106B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ROS/Mit density</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ABD7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0.482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47B1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305E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0.359</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68C5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0.576</w:t>
            </w:r>
          </w:p>
        </w:tc>
      </w:tr>
      <w:tr w:rsidR="00CD372C" w:rsidRPr="00560C95" w14:paraId="2C25E413" w14:textId="77777777">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20092"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CCE4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DNA damage</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299E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0.465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7863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4CE8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0.336</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34BF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0.565</w:t>
            </w:r>
          </w:p>
        </w:tc>
      </w:tr>
      <w:tr w:rsidR="00CD372C" w:rsidRPr="00560C95" w14:paraId="0C3BFFF5" w14:textId="77777777">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B804C"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5C3D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Peroxidation</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60B7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0.512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25BE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B7F1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0.391</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7393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0.605</w:t>
            </w:r>
          </w:p>
        </w:tc>
      </w:tr>
      <w:tr w:rsidR="00CD372C" w:rsidRPr="00560C95" w14:paraId="39D2024B" w14:textId="77777777">
        <w:trPr>
          <w:jc w:val="center"/>
        </w:trPr>
        <w:tc>
          <w:tcPr>
            <w:tcW w:w="175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4D7023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Chemical</w:t>
            </w: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77DCCC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Detection lat</w:t>
            </w:r>
          </w:p>
        </w:tc>
        <w:tc>
          <w:tcPr>
            <w:tcW w:w="86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024E5D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0.260</w:t>
            </w:r>
          </w:p>
        </w:tc>
        <w:tc>
          <w:tcPr>
            <w:tcW w:w="8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29298A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0.080</w:t>
            </w:r>
          </w:p>
        </w:tc>
        <w:tc>
          <w:tcPr>
            <w:tcW w:w="8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CF77BA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0.108</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D4EF9C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0.415</w:t>
            </w:r>
          </w:p>
        </w:tc>
      </w:tr>
      <w:tr w:rsidR="00CD372C" w:rsidRPr="00560C95" w14:paraId="2CE4EF37" w14:textId="77777777">
        <w:trPr>
          <w:jc w:val="center"/>
        </w:trPr>
        <w:tc>
          <w:tcPr>
            <w:tcW w:w="175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EC26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Optic tecta</w:t>
            </w: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4A40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 density</w:t>
            </w:r>
          </w:p>
        </w:tc>
        <w:tc>
          <w:tcPr>
            <w:tcW w:w="86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4E29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0.377</w:t>
            </w:r>
          </w:p>
        </w:tc>
        <w:tc>
          <w:tcPr>
            <w:tcW w:w="8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5195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0.066</w:t>
            </w:r>
          </w:p>
        </w:tc>
        <w:tc>
          <w:tcPr>
            <w:tcW w:w="8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AD74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0.233</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1BE7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0.493</w:t>
            </w:r>
          </w:p>
        </w:tc>
      </w:tr>
      <w:tr w:rsidR="00CD372C" w:rsidRPr="00560C95" w14:paraId="7D5E2C19" w14:textId="77777777">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9E0DA"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3FD2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 potential</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3F24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0.409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336B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79E2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0.267</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AAEB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0.518</w:t>
            </w:r>
          </w:p>
        </w:tc>
      </w:tr>
      <w:tr w:rsidR="00CD372C" w:rsidRPr="00560C95" w14:paraId="249F5BBC" w14:textId="77777777">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EB811"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816C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 potential/Mit density</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DB4E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0.474</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1734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1676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0.342</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9B69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0.574</w:t>
            </w:r>
          </w:p>
        </w:tc>
      </w:tr>
      <w:tr w:rsidR="00CD372C" w:rsidRPr="00560C95" w14:paraId="5F74E8D8" w14:textId="77777777">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F05B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A8C0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AC6E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0.399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C738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8574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0.254</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863A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0.512</w:t>
            </w:r>
          </w:p>
        </w:tc>
      </w:tr>
      <w:tr w:rsidR="00CD372C" w:rsidRPr="00560C95" w14:paraId="0E9B6A64" w14:textId="77777777">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5901F"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6AD1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ROS/Mit density</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AE4D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0.439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98FE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35B2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0.304</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BC75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0.544</w:t>
            </w:r>
          </w:p>
        </w:tc>
      </w:tr>
      <w:tr w:rsidR="00CD372C" w:rsidRPr="00560C95" w14:paraId="029D649D" w14:textId="77777777">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D359F"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F16E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DNA damage</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ED61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0.555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8FED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52B9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0.443</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5FD2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0.636</w:t>
            </w:r>
          </w:p>
        </w:tc>
      </w:tr>
      <w:tr w:rsidR="00CD372C" w:rsidRPr="00560C95" w14:paraId="1B24428D" w14:textId="77777777">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98B49"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16ED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Peroxidation</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5767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0.590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D5BB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0.047</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52C3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0.485</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E09A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0.668</w:t>
            </w:r>
          </w:p>
        </w:tc>
      </w:tr>
      <w:tr w:rsidR="00CD372C" w:rsidRPr="00560C95" w14:paraId="4FB89344" w14:textId="77777777">
        <w:trPr>
          <w:jc w:val="center"/>
        </w:trPr>
        <w:tc>
          <w:tcPr>
            <w:tcW w:w="17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19E5A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Visual</w:t>
            </w:r>
          </w:p>
        </w:tc>
        <w:tc>
          <w:tcPr>
            <w:tcW w:w="24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8B2A2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Detection lat</w:t>
            </w:r>
          </w:p>
        </w:tc>
        <w:tc>
          <w:tcPr>
            <w:tcW w:w="8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DC094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0.294</w:t>
            </w:r>
          </w:p>
        </w:tc>
        <w:tc>
          <w:tcPr>
            <w:tcW w:w="8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5BF79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0.080</w:t>
            </w:r>
          </w:p>
        </w:tc>
        <w:tc>
          <w:tcPr>
            <w:tcW w:w="8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35B10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0.126</w:t>
            </w:r>
          </w:p>
        </w:tc>
        <w:tc>
          <w:tcPr>
            <w:tcW w:w="9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D4045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0.438</w:t>
            </w:r>
          </w:p>
        </w:tc>
      </w:tr>
    </w:tbl>
    <w:p w14:paraId="76F680F9"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69BED886"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lastRenderedPageBreak/>
        <w:t>Table S4. Estimate of the contrasts between treatments for all the variables analysed, and pMCMC values testing the hypothesis that contrast is different from 0. In bold, the values that are significant at pMCMC &lt; 0.05.</w:t>
      </w:r>
    </w:p>
    <w:tbl>
      <w:tblPr>
        <w:tblStyle w:val="Table"/>
        <w:tblW w:w="5000" w:type="pct"/>
        <w:tblLayout w:type="fixed"/>
        <w:tblLook w:val="0000" w:firstRow="0" w:lastRow="0" w:firstColumn="0" w:lastColumn="0" w:noHBand="0" w:noVBand="0"/>
      </w:tblPr>
      <w:tblGrid>
        <w:gridCol w:w="9360"/>
      </w:tblGrid>
      <w:tr w:rsidR="00CD372C" w:rsidRPr="00560C95" w14:paraId="64F68400" w14:textId="77777777">
        <w:tc>
          <w:tcPr>
            <w:tcW w:w="7920" w:type="dxa"/>
          </w:tcPr>
          <w:p w14:paraId="5985877C" w14:textId="77777777" w:rsidR="00CD372C" w:rsidRPr="00560C95" w:rsidRDefault="000751A7">
            <w:pPr>
              <w:pStyle w:val="ImageCaption"/>
              <w:spacing w:before="200"/>
              <w:rPr>
                <w:rFonts w:cs="Times New Roman"/>
              </w:rPr>
            </w:pPr>
            <w:bookmarkStart w:id="140" w:name="tbl-contrasts"/>
            <w:r w:rsidRPr="00560C95">
              <w:rPr>
                <w:rFonts w:cs="Times New Roman"/>
              </w:rPr>
              <w:t>Table 3— Contrasts between prenatal conditions for mitochondrial physiology and learning.</w:t>
            </w:r>
          </w:p>
          <w:tbl>
            <w:tblPr>
              <w:tblW w:w="0" w:type="auto"/>
              <w:jc w:val="center"/>
              <w:tblLayout w:type="fixed"/>
              <w:tblLook w:val="0420" w:firstRow="1" w:lastRow="0" w:firstColumn="0" w:lastColumn="0" w:noHBand="0" w:noVBand="1"/>
            </w:tblPr>
            <w:tblGrid>
              <w:gridCol w:w="2582"/>
              <w:gridCol w:w="2422"/>
              <w:gridCol w:w="1432"/>
              <w:gridCol w:w="1088"/>
              <w:gridCol w:w="1816"/>
            </w:tblGrid>
            <w:tr w:rsidR="00CD372C" w:rsidRPr="00560C95" w14:paraId="1B35AF66" w14:textId="77777777">
              <w:trPr>
                <w:tblHeader/>
                <w:jc w:val="center"/>
              </w:trPr>
              <w:tc>
                <w:tcPr>
                  <w:tcW w:w="25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AB951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Region</w:t>
                  </w:r>
                </w:p>
              </w:tc>
              <w:tc>
                <w:tcPr>
                  <w:tcW w:w="24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833C3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4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A8FD7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Predictor</w:t>
                  </w:r>
                </w:p>
              </w:tc>
              <w:tc>
                <w:tcPr>
                  <w:tcW w:w="10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118E8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Contrast</w:t>
                  </w:r>
                </w:p>
              </w:tc>
              <w:tc>
                <w:tcPr>
                  <w:tcW w:w="18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4F2D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pMCMC contrast</w:t>
                  </w:r>
                </w:p>
              </w:tc>
            </w:tr>
            <w:tr w:rsidR="00CD372C" w:rsidRPr="00560C95" w14:paraId="188FF4CE" w14:textId="77777777">
              <w:trPr>
                <w:jc w:val="center"/>
              </w:trPr>
              <w:tc>
                <w:tcPr>
                  <w:tcW w:w="25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6AED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Olfactory bulbs / Chemical</w:t>
                  </w:r>
                </w:p>
              </w:tc>
              <w:tc>
                <w:tcPr>
                  <w:tcW w:w="24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EB00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 density</w:t>
                  </w:r>
                </w:p>
              </w:tc>
              <w:tc>
                <w:tcPr>
                  <w:tcW w:w="14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38CF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33E0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0.020</w:t>
                  </w:r>
                </w:p>
              </w:tc>
              <w:tc>
                <w:tcPr>
                  <w:tcW w:w="18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EDCF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0.694</w:t>
                  </w:r>
                </w:p>
              </w:tc>
            </w:tr>
            <w:tr w:rsidR="00CD372C" w:rsidRPr="00560C95" w14:paraId="604370A0"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F4D1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D456C"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D007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708C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-0.058</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9962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0.462</w:t>
                  </w:r>
                </w:p>
              </w:tc>
            </w:tr>
            <w:tr w:rsidR="00CD372C" w:rsidRPr="00560C95" w14:paraId="2A2D2D5D"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4850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DAFAA9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7304F4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5E2A4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-0.016</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E88338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0.749</w:t>
                  </w:r>
                </w:p>
              </w:tc>
            </w:tr>
            <w:tr w:rsidR="00CD372C" w:rsidRPr="00560C95" w14:paraId="33102762"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21D88"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3AE9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 potential</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DBBE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F9B0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0.022</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A9E1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0.692</w:t>
                  </w:r>
                </w:p>
              </w:tc>
            </w:tr>
            <w:tr w:rsidR="00CD372C" w:rsidRPr="00560C95" w14:paraId="47E6E092"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3AF93"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34D21"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2C3B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AACA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-0.072</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D670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0.417</w:t>
                  </w:r>
                </w:p>
              </w:tc>
            </w:tr>
            <w:tr w:rsidR="00CD372C" w:rsidRPr="00560C95" w14:paraId="7B4101FB"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21721"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57E41E1"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7B215F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602DFD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-0.051</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752B6F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0.596</w:t>
                  </w:r>
                </w:p>
              </w:tc>
            </w:tr>
            <w:tr w:rsidR="00CD372C" w:rsidRPr="00560C95" w14:paraId="65DF0A8F"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5F080"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80AC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 potential/Mit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281E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E86A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-0.001</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0DD8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0.810</w:t>
                  </w:r>
                </w:p>
              </w:tc>
            </w:tr>
            <w:tr w:rsidR="00CD372C" w:rsidRPr="00560C95" w14:paraId="1F986A78"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508A9"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A06C6"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2A96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AB01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-0.059</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20EA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0.532</w:t>
                  </w:r>
                </w:p>
              </w:tc>
            </w:tr>
            <w:tr w:rsidR="00CD372C" w:rsidRPr="00560C95" w14:paraId="0B5E4428"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93C9C"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D6FD4B"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5C0112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45F804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EC80B1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0.449</w:t>
                  </w:r>
                </w:p>
              </w:tc>
            </w:tr>
            <w:tr w:rsidR="00CD372C" w:rsidRPr="00560C95" w14:paraId="53291E68"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95B11"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77F4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ABA6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E0C1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0.029</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3705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0.640</w:t>
                  </w:r>
                </w:p>
              </w:tc>
            </w:tr>
            <w:tr w:rsidR="00CD372C" w:rsidRPr="00560C95" w14:paraId="0B98ED53"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0581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0622B"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2D02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9564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-0.073</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F5B9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0.399</w:t>
                  </w:r>
                </w:p>
              </w:tc>
            </w:tr>
            <w:tr w:rsidR="00CD372C" w:rsidRPr="00560C95" w14:paraId="0C7130B5"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5313E"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1CED1D2"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65424E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51893E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0.055</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AEFCBF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0.560</w:t>
                  </w:r>
                </w:p>
              </w:tc>
            </w:tr>
            <w:tr w:rsidR="00CD372C" w:rsidRPr="00560C95" w14:paraId="1522E3DE"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63F08"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D075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FBB5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2186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0.014</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ED23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0.744</w:t>
                  </w:r>
                </w:p>
              </w:tc>
            </w:tr>
            <w:tr w:rsidR="00CD372C" w:rsidRPr="00560C95" w14:paraId="729A722F"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C805B"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5128E"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58FD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C75D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266B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0.519</w:t>
                  </w:r>
                </w:p>
              </w:tc>
            </w:tr>
            <w:tr w:rsidR="00CD372C" w:rsidRPr="00560C95" w14:paraId="3579921A"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B65C5"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81BF13B"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3026D4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26240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0.133</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540794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0.323</w:t>
                  </w:r>
                </w:p>
              </w:tc>
            </w:tr>
            <w:tr w:rsidR="00CD372C" w:rsidRPr="00560C95" w14:paraId="26081AF1"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6CC36"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4E22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DNA damage</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49DE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B69E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-0.067</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BD1A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0.527</w:t>
                  </w:r>
                </w:p>
              </w:tc>
            </w:tr>
            <w:tr w:rsidR="00CD372C" w:rsidRPr="00560C95" w14:paraId="44B4E946"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E466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F8F6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CF57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11BD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6B40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0.790</w:t>
                  </w:r>
                </w:p>
              </w:tc>
            </w:tr>
            <w:tr w:rsidR="00CD372C" w:rsidRPr="00560C95" w14:paraId="552073D7"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60AE1"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4BC3B85"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44438C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844085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0.093</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5017CD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0.491</w:t>
                  </w:r>
                </w:p>
              </w:tc>
            </w:tr>
            <w:tr w:rsidR="00CD372C" w:rsidRPr="00560C95" w14:paraId="7DC895AA"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8F079"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E24F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Lipid peroxidation</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D6E8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6E7F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-0.179</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EF42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0.148</w:t>
                  </w:r>
                </w:p>
              </w:tc>
            </w:tr>
            <w:tr w:rsidR="00CD372C" w:rsidRPr="00560C95" w14:paraId="2AF8F931"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28862"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6C130"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E210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52A0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9784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0.659</w:t>
                  </w:r>
                </w:p>
              </w:tc>
            </w:tr>
            <w:tr w:rsidR="00CD372C" w:rsidRPr="00560C95" w14:paraId="69F65A26"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C90C3"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1CA5903"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AC5AF9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CED219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0.125</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02EAED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0.344</w:t>
                  </w:r>
                </w:p>
              </w:tc>
            </w:tr>
            <w:tr w:rsidR="00CD372C" w:rsidRPr="00560C95" w14:paraId="1B077E4E"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D6129"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5374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Detection latency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7D49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3D80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-0.122</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2AA2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0.221</w:t>
                  </w:r>
                </w:p>
              </w:tc>
            </w:tr>
            <w:tr w:rsidR="00CD372C" w:rsidRPr="00560C95" w14:paraId="20D3A162"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536C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32BDC"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6804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3BFB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0.237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FAC5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&lt; 0.05</w:t>
                  </w:r>
                </w:p>
              </w:tc>
            </w:tr>
            <w:tr w:rsidR="00CD372C" w:rsidRPr="00560C95" w14:paraId="26DED281" w14:textId="77777777">
              <w:trPr>
                <w:jc w:val="center"/>
              </w:trPr>
              <w:tc>
                <w:tcPr>
                  <w:tcW w:w="258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1E2F84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B5BA72B"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628DB5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8734D5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A6B711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0.482</w:t>
                  </w:r>
                </w:p>
              </w:tc>
            </w:tr>
            <w:tr w:rsidR="00CD372C" w:rsidRPr="00560C95" w14:paraId="217E0216" w14:textId="77777777">
              <w:trPr>
                <w:jc w:val="center"/>
              </w:trPr>
              <w:tc>
                <w:tcPr>
                  <w:tcW w:w="258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E737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lastRenderedPageBreak/>
                    <w:t>Optic tecta / Visual</w:t>
                  </w: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02C1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941D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0490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0.005</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D41B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0.790</w:t>
                  </w:r>
                </w:p>
              </w:tc>
            </w:tr>
            <w:tr w:rsidR="00CD372C" w:rsidRPr="00560C95" w14:paraId="4127DB3C"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2D736"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72EED"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FFAC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3DB4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-0.044</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1690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0.633</w:t>
                  </w:r>
                </w:p>
              </w:tc>
            </w:tr>
            <w:tr w:rsidR="00CD372C" w:rsidRPr="00560C95" w14:paraId="76A6F147"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25986"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8014385"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8816F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E6C14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0.173</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D92753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0.214</w:t>
                  </w:r>
                </w:p>
              </w:tc>
            </w:tr>
            <w:tr w:rsidR="00CD372C" w:rsidRPr="00560C95" w14:paraId="748AA5DD"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3233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A902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 potential</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A0C2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10D0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0.009</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DD61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0.765</w:t>
                  </w:r>
                </w:p>
              </w:tc>
            </w:tr>
            <w:tr w:rsidR="00CD372C" w:rsidRPr="00560C95" w14:paraId="6AC16FAD"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9FF02"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89C9C"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CDEF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1AE5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-0.038</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979C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0.625</w:t>
                  </w:r>
                </w:p>
              </w:tc>
            </w:tr>
            <w:tr w:rsidR="00CD372C" w:rsidRPr="00560C95" w14:paraId="68D1FE9F"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63C62"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0A72ABC"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81F2B7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ED249E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46A9B3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0.397</w:t>
                  </w:r>
                </w:p>
              </w:tc>
            </w:tr>
            <w:tr w:rsidR="00CD372C" w:rsidRPr="00560C95" w14:paraId="61236BAF"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211F2"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7583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 potential/Mit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1088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02FB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0.016</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3DDD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0.718</w:t>
                  </w:r>
                </w:p>
              </w:tc>
            </w:tr>
            <w:tr w:rsidR="00CD372C" w:rsidRPr="00560C95" w14:paraId="38D8BC1A"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6F0D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240E6"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0746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E336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-0.033</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7327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0.609</w:t>
                  </w:r>
                </w:p>
              </w:tc>
            </w:tr>
            <w:tr w:rsidR="00CD372C" w:rsidRPr="00560C95" w14:paraId="02867F37"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5115A"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66796B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F0DCF6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FDABC5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0.025</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577731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0.700</w:t>
                  </w:r>
                </w:p>
              </w:tc>
            </w:tr>
            <w:tr w:rsidR="00CD372C" w:rsidRPr="00560C95" w14:paraId="5FB7F51F"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B1640"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19B1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7020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6272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-0.010</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9D89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0.789</w:t>
                  </w:r>
                </w:p>
              </w:tc>
            </w:tr>
            <w:tr w:rsidR="00CD372C" w:rsidRPr="00560C95" w14:paraId="52EC305A"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38A4B"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D258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5946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BA7B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CC41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0.604</w:t>
                  </w:r>
                </w:p>
              </w:tc>
            </w:tr>
            <w:tr w:rsidR="00CD372C" w:rsidRPr="00560C95" w14:paraId="6285D841"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7BFCA"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559315"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BF8594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185F20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0.198</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AA2CC5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0.150</w:t>
                  </w:r>
                </w:p>
              </w:tc>
            </w:tr>
            <w:tr w:rsidR="00CD372C" w:rsidRPr="00560C95" w14:paraId="454B0999"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62DB9"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4F29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A6EC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8BAC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-0.032</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2797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0.685</w:t>
                  </w:r>
                </w:p>
              </w:tc>
            </w:tr>
            <w:tr w:rsidR="00CD372C" w:rsidRPr="00560C95" w14:paraId="219ABF4B"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C08F9"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122DB"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302B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B706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-0.063</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333E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0.527</w:t>
                  </w:r>
                </w:p>
              </w:tc>
            </w:tr>
            <w:tr w:rsidR="00CD372C" w:rsidRPr="00560C95" w14:paraId="1C15C65E"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977B0"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86173CE"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DA469A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775C78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C74E8D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0.162</w:t>
                  </w:r>
                </w:p>
              </w:tc>
            </w:tr>
            <w:tr w:rsidR="00CD372C" w:rsidRPr="00560C95" w14:paraId="08019062"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7CF7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E5DA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DNA damage</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C62B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4723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-0.016</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E1FA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0.765</w:t>
                  </w:r>
                </w:p>
              </w:tc>
            </w:tr>
            <w:tr w:rsidR="00CD372C" w:rsidRPr="00560C95" w14:paraId="52BBFCA5"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CBEFE"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7E35F"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AB03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62B3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0.132</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551B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0.308</w:t>
                  </w:r>
                </w:p>
              </w:tc>
            </w:tr>
            <w:tr w:rsidR="00CD372C" w:rsidRPr="00560C95" w14:paraId="6BEF32AF"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81DC3"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DFA70D2"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BC6FDD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C05A50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-0.212</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99020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&lt; 0.05</w:t>
                  </w:r>
                </w:p>
              </w:tc>
            </w:tr>
            <w:tr w:rsidR="00CD372C" w:rsidRPr="00560C95" w14:paraId="74C86FB0"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85E9B"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243E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Lipid peroxidation</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344A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E087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-0.085</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8C8B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0.518</w:t>
                  </w:r>
                </w:p>
              </w:tc>
            </w:tr>
            <w:tr w:rsidR="00CD372C" w:rsidRPr="00560C95" w14:paraId="76B26938"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1AC05"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12A09"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67C8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4180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B1F0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0.789</w:t>
                  </w:r>
                </w:p>
              </w:tc>
            </w:tr>
            <w:tr w:rsidR="00CD372C" w:rsidRPr="00560C95" w14:paraId="3DD2366A"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B781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CBACFAA"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5BD874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2FB4C1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0.217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DA2E90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&lt; 0.05</w:t>
                  </w:r>
                </w:p>
              </w:tc>
            </w:tr>
            <w:tr w:rsidR="00CD372C" w:rsidRPr="00560C95" w14:paraId="12A115AA"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E52EE"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046C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Detection latency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93E9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2834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-0.044</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296D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0.637</w:t>
                  </w:r>
                </w:p>
              </w:tc>
            </w:tr>
            <w:tr w:rsidR="00CD372C" w:rsidRPr="00560C95" w14:paraId="3EFFBACE"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8DBA5"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F2E51"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0D06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8371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568B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0.760</w:t>
                  </w:r>
                </w:p>
              </w:tc>
            </w:tr>
            <w:tr w:rsidR="00CD372C" w:rsidRPr="00560C95" w14:paraId="66021521" w14:textId="77777777">
              <w:trPr>
                <w:jc w:val="center"/>
              </w:trPr>
              <w:tc>
                <w:tcPr>
                  <w:tcW w:w="25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AE47D3"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066570"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6E2FD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2EF14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-0.165</w:t>
                  </w:r>
                </w:p>
              </w:tc>
              <w:tc>
                <w:tcPr>
                  <w:tcW w:w="18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EAF69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0.278</w:t>
                  </w:r>
                </w:p>
              </w:tc>
            </w:tr>
            <w:bookmarkEnd w:id="140"/>
          </w:tbl>
          <w:p w14:paraId="78F187E0" w14:textId="77777777" w:rsidR="00FE1713" w:rsidRPr="00560C95" w:rsidRDefault="00FE1713">
            <w:pPr>
              <w:spacing w:after="0"/>
              <w:rPr>
                <w:rFonts w:ascii="Times New Roman" w:hAnsi="Times New Roman" w:cs="Times New Roman"/>
              </w:rPr>
            </w:pPr>
          </w:p>
        </w:tc>
      </w:tr>
    </w:tbl>
    <w:p w14:paraId="6032D5EE"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lastRenderedPageBreak/>
        <w:t>Contrasts were done by:</w:t>
      </w:r>
      <w:r w:rsidRPr="00560C95">
        <w:rPr>
          <w:rFonts w:ascii="Times New Roman" w:hAnsi="Times New Roman" w:cs="Times New Roman"/>
        </w:rPr>
        <w:br/>
      </w:r>
      <w:r w:rsidRPr="00560C95">
        <w:rPr>
          <w:rFonts w:ascii="Times New Roman" w:hAnsi="Times New Roman" w:cs="Times New Roman"/>
          <w:i/>
          <w:iCs/>
        </w:rPr>
        <w:t>Temperature</w:t>
      </w:r>
      <w:r w:rsidRPr="00560C95">
        <w:rPr>
          <w:rFonts w:ascii="Times New Roman" w:hAnsi="Times New Roman" w:cs="Times New Roman"/>
        </w:rPr>
        <w:t>: β</w:t>
      </w:r>
      <w:r w:rsidRPr="00560C95">
        <w:rPr>
          <w:rFonts w:ascii="Times New Roman" w:hAnsi="Times New Roman" w:cs="Times New Roman"/>
          <w:vertAlign w:val="subscript"/>
        </w:rPr>
        <w:t>Hot</w:t>
      </w:r>
      <w:r w:rsidRPr="00560C95">
        <w:rPr>
          <w:rFonts w:ascii="Times New Roman" w:hAnsi="Times New Roman" w:cs="Times New Roman"/>
        </w:rPr>
        <w:t xml:space="preserve"> - β</w:t>
      </w:r>
      <w:r w:rsidRPr="00560C95">
        <w:rPr>
          <w:rFonts w:ascii="Times New Roman" w:hAnsi="Times New Roman" w:cs="Times New Roman"/>
          <w:vertAlign w:val="subscript"/>
        </w:rPr>
        <w:t>Cold</w:t>
      </w:r>
      <w:r w:rsidRPr="00560C95">
        <w:rPr>
          <w:rFonts w:ascii="Times New Roman" w:hAnsi="Times New Roman" w:cs="Times New Roman"/>
        </w:rPr>
        <w:br/>
      </w:r>
      <w:r w:rsidRPr="00560C95">
        <w:rPr>
          <w:rFonts w:ascii="Times New Roman" w:hAnsi="Times New Roman" w:cs="Times New Roman"/>
          <w:i/>
          <w:iCs/>
        </w:rPr>
        <w:t>CORT</w:t>
      </w:r>
      <w:r w:rsidRPr="00560C95">
        <w:rPr>
          <w:rFonts w:ascii="Times New Roman" w:hAnsi="Times New Roman" w:cs="Times New Roman"/>
        </w:rPr>
        <w:t>: β</w:t>
      </w:r>
      <w:r w:rsidRPr="00560C95">
        <w:rPr>
          <w:rFonts w:ascii="Times New Roman" w:hAnsi="Times New Roman" w:cs="Times New Roman"/>
          <w:vertAlign w:val="subscript"/>
        </w:rPr>
        <w:t>CORT</w:t>
      </w:r>
      <w:r w:rsidRPr="00560C95">
        <w:rPr>
          <w:rFonts w:ascii="Times New Roman" w:hAnsi="Times New Roman" w:cs="Times New Roman"/>
        </w:rPr>
        <w:t xml:space="preserve"> - β</w:t>
      </w:r>
      <w:r w:rsidRPr="00560C95">
        <w:rPr>
          <w:rFonts w:ascii="Times New Roman" w:hAnsi="Times New Roman" w:cs="Times New Roman"/>
          <w:vertAlign w:val="subscript"/>
        </w:rPr>
        <w:t>Control</w:t>
      </w:r>
      <w:r w:rsidRPr="00560C95">
        <w:rPr>
          <w:rFonts w:ascii="Times New Roman" w:hAnsi="Times New Roman" w:cs="Times New Roman"/>
        </w:rPr>
        <w:br/>
      </w:r>
      <w:r w:rsidRPr="00560C95">
        <w:rPr>
          <w:rFonts w:ascii="Times New Roman" w:hAnsi="Times New Roman" w:cs="Times New Roman"/>
          <w:i/>
          <w:iCs/>
        </w:rPr>
        <w:t>Interaction</w:t>
      </w:r>
      <w:r w:rsidRPr="00560C95">
        <w:rPr>
          <w:rFonts w:ascii="Times New Roman" w:hAnsi="Times New Roman" w:cs="Times New Roman"/>
        </w:rPr>
        <w:t>: (β</w:t>
      </w:r>
      <w:r w:rsidRPr="00560C95">
        <w:rPr>
          <w:rFonts w:ascii="Times New Roman" w:hAnsi="Times New Roman" w:cs="Times New Roman"/>
          <w:vertAlign w:val="subscript"/>
        </w:rPr>
        <w:t>Control-Hot</w:t>
      </w:r>
      <w:r w:rsidRPr="00560C95">
        <w:rPr>
          <w:rFonts w:ascii="Times New Roman" w:hAnsi="Times New Roman" w:cs="Times New Roman"/>
        </w:rPr>
        <w:t xml:space="preserve"> - β</w:t>
      </w:r>
      <w:r w:rsidRPr="00560C95">
        <w:rPr>
          <w:rFonts w:ascii="Times New Roman" w:hAnsi="Times New Roman" w:cs="Times New Roman"/>
          <w:vertAlign w:val="subscript"/>
        </w:rPr>
        <w:t>CORT-Hot</w:t>
      </w:r>
      <w:r w:rsidRPr="00560C95">
        <w:rPr>
          <w:rFonts w:ascii="Times New Roman" w:hAnsi="Times New Roman" w:cs="Times New Roman"/>
        </w:rPr>
        <w:t>) - (β</w:t>
      </w:r>
      <w:r w:rsidRPr="00560C95">
        <w:rPr>
          <w:rFonts w:ascii="Times New Roman" w:hAnsi="Times New Roman" w:cs="Times New Roman"/>
          <w:vertAlign w:val="subscript"/>
        </w:rPr>
        <w:t>Control-Cold</w:t>
      </w:r>
      <w:r w:rsidRPr="00560C95">
        <w:rPr>
          <w:rFonts w:ascii="Times New Roman" w:hAnsi="Times New Roman" w:cs="Times New Roman"/>
        </w:rPr>
        <w:t xml:space="preserve"> - β</w:t>
      </w:r>
      <w:r w:rsidRPr="00560C95">
        <w:rPr>
          <w:rFonts w:ascii="Times New Roman" w:hAnsi="Times New Roman" w:cs="Times New Roman"/>
          <w:vertAlign w:val="subscript"/>
        </w:rPr>
        <w:t>CORT-Cold</w:t>
      </w:r>
      <w:r w:rsidRPr="00560C95">
        <w:rPr>
          <w:rFonts w:ascii="Times New Roman" w:hAnsi="Times New Roman" w:cs="Times New Roman"/>
        </w:rPr>
        <w:t>)</w:t>
      </w:r>
    </w:p>
    <w:p w14:paraId="1945F4D0"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2BCD91E0"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lastRenderedPageBreak/>
        <w:t>Table S5. Summary of the final models for Olfactory Bulbs/Chemical stimulus.</w:t>
      </w:r>
    </w:p>
    <w:tbl>
      <w:tblPr>
        <w:tblW w:w="0" w:type="auto"/>
        <w:jc w:val="center"/>
        <w:tblLayout w:type="fixed"/>
        <w:tblLook w:val="0420" w:firstRow="1" w:lastRow="0" w:firstColumn="0" w:lastColumn="0" w:noHBand="0" w:noVBand="1"/>
      </w:tblPr>
      <w:tblGrid>
        <w:gridCol w:w="2910"/>
        <w:gridCol w:w="2210"/>
        <w:gridCol w:w="1616"/>
        <w:gridCol w:w="1727"/>
        <w:gridCol w:w="1144"/>
      </w:tblGrid>
      <w:tr w:rsidR="00CD372C" w:rsidRPr="00560C95" w14:paraId="2B9B92CE" w14:textId="77777777">
        <w:trPr>
          <w:tblHeader/>
          <w:jc w:val="center"/>
        </w:trPr>
        <w:tc>
          <w:tcPr>
            <w:tcW w:w="29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620EB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22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DAB81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Predictors</w:t>
            </w:r>
          </w:p>
        </w:tc>
        <w:tc>
          <w:tcPr>
            <w:tcW w:w="16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4A2F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Estimate Mean</w:t>
            </w:r>
          </w:p>
        </w:tc>
        <w:tc>
          <w:tcPr>
            <w:tcW w:w="17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7BE2E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95% CI</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BD5CB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PMCMC</w:t>
            </w:r>
          </w:p>
        </w:tc>
      </w:tr>
      <w:tr w:rsidR="00CD372C" w:rsidRPr="00560C95" w14:paraId="40F08DCE" w14:textId="77777777">
        <w:trPr>
          <w:jc w:val="center"/>
        </w:trPr>
        <w:tc>
          <w:tcPr>
            <w:tcW w:w="29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BC21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 density</w:t>
            </w:r>
          </w:p>
        </w:tc>
        <w:tc>
          <w:tcPr>
            <w:tcW w:w="22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1398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6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9D09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-0.096</w:t>
            </w:r>
          </w:p>
        </w:tc>
        <w:tc>
          <w:tcPr>
            <w:tcW w:w="17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3AF6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[-0.234 , 0.044]</w:t>
            </w:r>
          </w:p>
        </w:tc>
        <w:tc>
          <w:tcPr>
            <w:tcW w:w="11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DFDD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0.211</w:t>
            </w:r>
          </w:p>
        </w:tc>
      </w:tr>
      <w:tr w:rsidR="00CD372C" w:rsidRPr="00560C95" w14:paraId="0DC0589E"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CEA1B"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DF89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63FC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8777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[-0.110 , 0.211]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D3FA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0.501</w:t>
            </w:r>
          </w:p>
        </w:tc>
      </w:tr>
      <w:tr w:rsidR="00CD372C" w:rsidRPr="00560C95" w14:paraId="403E7350"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4628B"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52A5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710A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6622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[-0.149 , 0.173]</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F842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0.738</w:t>
            </w:r>
          </w:p>
        </w:tc>
      </w:tr>
      <w:tr w:rsidR="00CD372C" w:rsidRPr="00560C95" w14:paraId="39DF6586"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A8A0C"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EBAD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3753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4C36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[-0.204 , 0.239]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8389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0.749</w:t>
            </w:r>
          </w:p>
        </w:tc>
      </w:tr>
      <w:tr w:rsidR="00CD372C" w:rsidRPr="00560C95" w14:paraId="7B3F9A95"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6A4C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Metabolic capacity</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BB9F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8F1A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B2F6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[-0.260 , 0.020]</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5F11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0.130</w:t>
            </w:r>
          </w:p>
        </w:tc>
      </w:tr>
      <w:tr w:rsidR="00CD372C" w:rsidRPr="00560C95" w14:paraId="6341E405"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A370C"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E970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404C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883C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[-0.124 , 0.218]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49E1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0.536</w:t>
            </w:r>
          </w:p>
        </w:tc>
      </w:tr>
      <w:tr w:rsidR="00CD372C" w:rsidRPr="00560C95" w14:paraId="62E735D7"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583D5"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F716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F1D6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85BE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[-0.171 , 0.164]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A721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0.799</w:t>
            </w:r>
          </w:p>
        </w:tc>
      </w:tr>
      <w:tr w:rsidR="00CD372C" w:rsidRPr="00560C95" w14:paraId="029CAA8C"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96B5F"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8F56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C2F3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D0C6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[-0.181 , 0.284]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2A69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0.596</w:t>
            </w:r>
          </w:p>
        </w:tc>
      </w:tr>
      <w:tr w:rsidR="00CD372C" w:rsidRPr="00560C95" w14:paraId="162E5A4F"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7743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Metabolic capacity/Mit density</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2DE3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2D7B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A602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[-0.253 , 0.056]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6718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0.243</w:t>
            </w:r>
          </w:p>
        </w:tc>
      </w:tr>
      <w:tr w:rsidR="00CD372C" w:rsidRPr="00560C95" w14:paraId="590159A8"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B39C8"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4602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9C8B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589F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[-0.179 , 0.201]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B9EA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0.757</w:t>
            </w:r>
          </w:p>
        </w:tc>
      </w:tr>
      <w:tr w:rsidR="00CD372C" w:rsidRPr="00560C95" w14:paraId="2CA6E2B4"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973B3"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8628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9DB3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-0.049</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ADF7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[-0.237 , 0.139]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A901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0.544</w:t>
            </w:r>
          </w:p>
        </w:tc>
      </w:tr>
      <w:tr w:rsidR="00CD372C" w:rsidRPr="00560C95" w14:paraId="50413A79"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3E225"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7553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E276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997B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[-0.164 , 0.359]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F364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0.449</w:t>
            </w:r>
          </w:p>
        </w:tc>
      </w:tr>
      <w:tr w:rsidR="00CD372C" w:rsidRPr="00560C95" w14:paraId="579834D0"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D0C2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7DF9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AE47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AFC3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[-0.268 , 0.015]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A03F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0.119</w:t>
            </w:r>
          </w:p>
        </w:tc>
      </w:tr>
      <w:tr w:rsidR="00CD372C" w:rsidRPr="00560C95" w14:paraId="28947E87"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EEDFA"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C3E3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B151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45EF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[-0.062 , 0.264]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C9E5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0.255</w:t>
            </w:r>
          </w:p>
        </w:tc>
      </w:tr>
      <w:tr w:rsidR="00CD372C" w:rsidRPr="00560C95" w14:paraId="0B781184"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6B69D"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8A05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D0F3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E6FE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[-0.106 , 0.218]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6C09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0.470</w:t>
            </w:r>
          </w:p>
        </w:tc>
      </w:tr>
      <w:tr w:rsidR="00CD372C" w:rsidRPr="00560C95" w14:paraId="6A065E74"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4BD90"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8F12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8A66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4CEE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[-0.276 , 0.169]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3508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0.560</w:t>
            </w:r>
          </w:p>
        </w:tc>
      </w:tr>
      <w:tr w:rsidR="00CD372C" w:rsidRPr="00560C95" w14:paraId="0BEE88B9"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2868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ROS/Mit density</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06CB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8A49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F207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[-0.279 , 0.042]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CD5A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0.183</w:t>
            </w:r>
          </w:p>
        </w:tc>
      </w:tr>
      <w:tr w:rsidR="00CD372C" w:rsidRPr="00560C95" w14:paraId="52BBF074"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FD522"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04E7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F389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BFC3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[-0.057 , 0.319]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866C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0.209</w:t>
            </w:r>
          </w:p>
        </w:tc>
      </w:tr>
      <w:tr w:rsidR="00CD372C" w:rsidRPr="00560C95" w14:paraId="24D205A0"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47E4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CAE4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7914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CE0F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[-0.104 , 0.269]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FB9A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0.392</w:t>
            </w:r>
          </w:p>
        </w:tc>
      </w:tr>
      <w:tr w:rsidR="00CD372C" w:rsidRPr="00560C95" w14:paraId="469E3446"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E8952"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6C4A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2084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54FD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[-0.388 , 0.121]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4055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0.323</w:t>
            </w:r>
          </w:p>
        </w:tc>
      </w:tr>
      <w:tr w:rsidR="00CD372C" w:rsidRPr="00560C95" w14:paraId="035BAEC2"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82E7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DNA damage</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B0DD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F4BB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0.228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9B94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[0.036 , 0.422]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5990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0.043</w:t>
            </w:r>
          </w:p>
        </w:tc>
      </w:tr>
      <w:tr w:rsidR="00CD372C" w:rsidRPr="00560C95" w14:paraId="4FA6CEFE"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BF176"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B236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A9AC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FEAF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[-0.174 , 0.255]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6653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0.626</w:t>
            </w:r>
          </w:p>
        </w:tc>
      </w:tr>
      <w:tr w:rsidR="00CD372C" w:rsidRPr="00560C95" w14:paraId="062D0B18"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FCD73"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9932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06D2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9685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[-0.240 , 0.195]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470E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0.716</w:t>
            </w:r>
          </w:p>
        </w:tc>
      </w:tr>
      <w:tr w:rsidR="00CD372C" w:rsidRPr="00560C95" w14:paraId="1A27DED1"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F46C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AF67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E199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8479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[-0.385 , 0.200]</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02DB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0.491</w:t>
            </w:r>
          </w:p>
        </w:tc>
      </w:tr>
      <w:tr w:rsidR="00CD372C" w:rsidRPr="00560C95" w14:paraId="4A45C9DC"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BB705"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8EC0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b_age_euthanasia</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448C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0.287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99C0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[0.067 , 0.509]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414F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0.027</w:t>
            </w:r>
          </w:p>
        </w:tc>
      </w:tr>
      <w:tr w:rsidR="00CD372C" w:rsidRPr="00560C95" w14:paraId="01280D53"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DCD51"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A98C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504C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44BD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[-0.329 , -0.017]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F186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0.057</w:t>
            </w:r>
          </w:p>
        </w:tc>
      </w:tr>
      <w:tr w:rsidR="00CD372C" w:rsidRPr="00560C95" w14:paraId="6CFFDFC8"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3DDD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Peroxidation</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1DC1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54E1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1021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[-0.211 , 0.108]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95E3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0.489</w:t>
            </w:r>
          </w:p>
        </w:tc>
      </w:tr>
      <w:tr w:rsidR="00CD372C" w:rsidRPr="00560C95" w14:paraId="1D148748"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8F54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6040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6321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CDEF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[-0.156 , 0.211]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1B90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0.659</w:t>
            </w:r>
          </w:p>
        </w:tc>
      </w:tr>
      <w:tr w:rsidR="00CD372C" w:rsidRPr="00560C95" w14:paraId="7FAC333B"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6960C"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7096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F787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E8B1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[-0.306 , 0.074]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9A00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0.252</w:t>
            </w:r>
          </w:p>
        </w:tc>
      </w:tr>
      <w:tr w:rsidR="00CD372C" w:rsidRPr="00560C95" w14:paraId="4767148E"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65BB8"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949E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6101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534E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[-0.379 , 0.127]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A576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0.344</w:t>
            </w:r>
          </w:p>
        </w:tc>
      </w:tr>
      <w:tr w:rsidR="00CD372C" w:rsidRPr="00560C95" w14:paraId="0007468A"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C7023"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6E5C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b_age_euthanasia</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9CED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0.351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02BB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[0.148 , 0.559]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A457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0.003</w:t>
            </w:r>
          </w:p>
        </w:tc>
      </w:tr>
      <w:tr w:rsidR="00CD372C" w:rsidRPr="00560C95" w14:paraId="1CC4F462"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9D5F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Detection lat</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2BA5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3F0B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0.352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5F35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[0.229 , 0.474]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55B8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0.000</w:t>
            </w:r>
          </w:p>
        </w:tc>
      </w:tr>
      <w:tr w:rsidR="00CD372C" w:rsidRPr="00560C95" w14:paraId="65E383AA"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00FC5"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9CCF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7DAE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-0.275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5568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[-0.445 , -0.107]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4B8D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0.006</w:t>
            </w:r>
          </w:p>
        </w:tc>
      </w:tr>
      <w:tr w:rsidR="00CD372C" w:rsidRPr="00560C95" w14:paraId="6A3EEE0B"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F0B1D"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A492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4388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A509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[-0.329 , 0.008]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282C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0.098</w:t>
            </w:r>
          </w:p>
        </w:tc>
      </w:tr>
      <w:tr w:rsidR="00CD372C" w:rsidRPr="00560C95" w14:paraId="3D54E229" w14:textId="77777777">
        <w:trPr>
          <w:jc w:val="center"/>
        </w:trPr>
        <w:tc>
          <w:tcPr>
            <w:tcW w:w="29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3F043A"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91CB9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3BFAE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0.077</w:t>
            </w:r>
          </w:p>
        </w:tc>
        <w:tc>
          <w:tcPr>
            <w:tcW w:w="17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155FB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[-0.162 , 0.317]</w:t>
            </w:r>
          </w:p>
        </w:tc>
        <w:tc>
          <w:tcPr>
            <w:tcW w:w="1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05A34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0.482</w:t>
            </w:r>
          </w:p>
        </w:tc>
      </w:tr>
    </w:tbl>
    <w:p w14:paraId="7C7507CC"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30B91333"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lastRenderedPageBreak/>
        <w:t>Table S6. Summary of the final models for Optic Tecta/Visual stimulus.</w:t>
      </w:r>
    </w:p>
    <w:tbl>
      <w:tblPr>
        <w:tblW w:w="0" w:type="auto"/>
        <w:jc w:val="center"/>
        <w:tblLayout w:type="fixed"/>
        <w:tblLook w:val="0420" w:firstRow="1" w:lastRow="0" w:firstColumn="0" w:lastColumn="0" w:noHBand="0" w:noVBand="1"/>
      </w:tblPr>
      <w:tblGrid>
        <w:gridCol w:w="2910"/>
        <w:gridCol w:w="2366"/>
        <w:gridCol w:w="1616"/>
        <w:gridCol w:w="1727"/>
        <w:gridCol w:w="1144"/>
      </w:tblGrid>
      <w:tr w:rsidR="00CD372C" w:rsidRPr="00560C95" w14:paraId="68569034" w14:textId="77777777">
        <w:trPr>
          <w:tblHeader/>
          <w:jc w:val="center"/>
        </w:trPr>
        <w:tc>
          <w:tcPr>
            <w:tcW w:w="29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22493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23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5EC97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Predictors</w:t>
            </w:r>
          </w:p>
        </w:tc>
        <w:tc>
          <w:tcPr>
            <w:tcW w:w="16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6302C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Estimate Mean</w:t>
            </w:r>
          </w:p>
        </w:tc>
        <w:tc>
          <w:tcPr>
            <w:tcW w:w="17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6EDA3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95% CI</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B58FB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PMCMC</w:t>
            </w:r>
          </w:p>
        </w:tc>
      </w:tr>
      <w:tr w:rsidR="00CD372C" w:rsidRPr="00560C95" w14:paraId="389224B8" w14:textId="77777777">
        <w:trPr>
          <w:jc w:val="center"/>
        </w:trPr>
        <w:tc>
          <w:tcPr>
            <w:tcW w:w="29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7145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 density</w:t>
            </w:r>
          </w:p>
        </w:tc>
        <w:tc>
          <w:tcPr>
            <w:tcW w:w="23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4850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6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0509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0.010</w:t>
            </w:r>
          </w:p>
        </w:tc>
        <w:tc>
          <w:tcPr>
            <w:tcW w:w="17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F50D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[-0.140 , 0.160]</w:t>
            </w:r>
          </w:p>
        </w:tc>
        <w:tc>
          <w:tcPr>
            <w:tcW w:w="11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C5E1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0.746</w:t>
            </w:r>
          </w:p>
        </w:tc>
      </w:tr>
      <w:tr w:rsidR="00CD372C" w:rsidRPr="00560C95" w14:paraId="0178F255"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77FA2"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84D0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0FEC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C142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[-0.057 , 0.315]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EFF6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0.206</w:t>
            </w:r>
          </w:p>
        </w:tc>
      </w:tr>
      <w:tr w:rsidR="00CD372C" w:rsidRPr="00560C95" w14:paraId="49D7D359"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5472D"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847D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8D4D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91FA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[-0.091 , 0.275]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03FA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0.338</w:t>
            </w:r>
          </w:p>
        </w:tc>
      </w:tr>
      <w:tr w:rsidR="00CD372C" w:rsidRPr="00560C95" w14:paraId="588F4083"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3CEB3"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DB34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33CD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2486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[-0.429 , 0.084]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106D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0.214</w:t>
            </w:r>
          </w:p>
        </w:tc>
      </w:tr>
      <w:tr w:rsidR="00CD372C" w:rsidRPr="00560C95" w14:paraId="17451856"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AD17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Metabolic capacity</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2569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1881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EF05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[-0.093 , 0.212]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7EBF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0.423</w:t>
            </w:r>
          </w:p>
        </w:tc>
      </w:tr>
      <w:tr w:rsidR="00CD372C" w:rsidRPr="00560C95" w14:paraId="4591816B"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36366"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916D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D5D2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BFD3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[-0.092 , 0.276]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EACA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0.338</w:t>
            </w:r>
          </w:p>
        </w:tc>
      </w:tr>
      <w:tr w:rsidR="00CD372C" w:rsidRPr="00560C95" w14:paraId="3C1B3D83"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EB30B"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7B0A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0895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117C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[-0.119 , 0.241]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948D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0.465</w:t>
            </w:r>
          </w:p>
        </w:tc>
      </w:tr>
      <w:tr w:rsidR="00CD372C" w:rsidRPr="00560C95" w14:paraId="284E8884"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39E48"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C2C3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9F23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DB11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[-0.357 , 0.146]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0D23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0.397</w:t>
            </w:r>
          </w:p>
        </w:tc>
      </w:tr>
      <w:tr w:rsidR="00CD372C" w:rsidRPr="00560C95" w14:paraId="12C2553C"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7EA5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Metabolic capacity/Mit density</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538B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E622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96F6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[-0.045 , 0.240]</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3A37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0.217</w:t>
            </w:r>
          </w:p>
        </w:tc>
      </w:tr>
      <w:tr w:rsidR="00CD372C" w:rsidRPr="00560C95" w14:paraId="5F753570"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CAC33"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6EC5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6320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92D2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[-0.117 , 0.208]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4F98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0.527</w:t>
            </w:r>
          </w:p>
        </w:tc>
      </w:tr>
      <w:tr w:rsidR="00CD372C" w:rsidRPr="00560C95" w14:paraId="6065313E"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FE686"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B7E8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2687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0.029</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FAD5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[-0.132 , 0.192]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A07A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0.634</w:t>
            </w:r>
          </w:p>
        </w:tc>
      </w:tr>
      <w:tr w:rsidR="00CD372C" w:rsidRPr="00560C95" w14:paraId="6A6DFFA0"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EF69C"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7856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5AC3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D889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[-0.249 , 0.197]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EAA7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0.700</w:t>
            </w:r>
          </w:p>
        </w:tc>
      </w:tr>
      <w:tr w:rsidR="00CD372C" w:rsidRPr="00560C95" w14:paraId="7A1C4927"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4950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55F8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F2DF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327B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[-0.146 , 0.150]</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82A5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0.799</w:t>
            </w:r>
          </w:p>
        </w:tc>
      </w:tr>
      <w:tr w:rsidR="00CD372C" w:rsidRPr="00560C95" w14:paraId="11038A47"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F544E"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206D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CF2B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0.154</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75DE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[-0.028 , 0.337]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AF69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0.132</w:t>
            </w:r>
          </w:p>
        </w:tc>
      </w:tr>
      <w:tr w:rsidR="00CD372C" w:rsidRPr="00560C95" w14:paraId="07BFBFB2"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C83D5"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A6B8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B07A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0.089</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0AE8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[-0.092 , 0.271]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4B20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0.341</w:t>
            </w:r>
          </w:p>
        </w:tc>
      </w:tr>
      <w:tr w:rsidR="00CD372C" w:rsidRPr="00560C95" w14:paraId="4C73DFDB"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9C5D6"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7891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33C3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972A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[-0.446 , 0.051]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1443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0.150</w:t>
            </w:r>
          </w:p>
        </w:tc>
      </w:tr>
      <w:tr w:rsidR="00CD372C" w:rsidRPr="00560C95" w14:paraId="5B5AC8C6"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FAC8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ROS/Mit density</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A73F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F71B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97E8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[-0.135 , 0.124]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7B1B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0.789</w:t>
            </w:r>
          </w:p>
        </w:tc>
      </w:tr>
      <w:tr w:rsidR="00CD372C" w:rsidRPr="00560C95" w14:paraId="65A30929"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52C58"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312B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111A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E149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[-0.009 , 0.302]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8F38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0.099</w:t>
            </w:r>
          </w:p>
        </w:tc>
      </w:tr>
      <w:tr w:rsidR="00CD372C" w:rsidRPr="00560C95" w14:paraId="5E5BF6CB"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34D8D"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2E40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2B72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978D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[-0.102 , 0.206]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D748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0.477</w:t>
            </w:r>
          </w:p>
        </w:tc>
      </w:tr>
      <w:tr w:rsidR="00CD372C" w:rsidRPr="00560C95" w14:paraId="68F82E15"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7B9D8"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13CC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4952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BA9C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[-0.378 , 0.044]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C12C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0.162</w:t>
            </w:r>
          </w:p>
        </w:tc>
      </w:tr>
      <w:tr w:rsidR="00CD372C" w:rsidRPr="00560C95" w14:paraId="5629D142"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CCFC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DNA damage</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B80D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BCFB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C7E1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[-0.148 , 0.028]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F082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0.214</w:t>
            </w:r>
          </w:p>
        </w:tc>
      </w:tr>
      <w:tr w:rsidR="00CD372C" w:rsidRPr="00560C95" w14:paraId="5CABB40E"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DB72E"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9304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D37E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-0.237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78B2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[-0.331 , -0.142]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1AA3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0.000</w:t>
            </w:r>
          </w:p>
        </w:tc>
      </w:tr>
      <w:tr w:rsidR="00CD372C" w:rsidRPr="00560C95" w14:paraId="41824CB4"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603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303B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3106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-0.122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8EF7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[-0.214 , -0.028]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6D2D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0.025</w:t>
            </w:r>
          </w:p>
        </w:tc>
      </w:tr>
      <w:tr w:rsidR="00CD372C" w:rsidRPr="00560C95" w14:paraId="77A873BE"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578BF"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60BA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AF95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0.211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B498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[0.082 , 0.336]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FB2B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0.006</w:t>
            </w:r>
          </w:p>
        </w:tc>
      </w:tr>
      <w:tr w:rsidR="00CD372C" w:rsidRPr="00560C95" w14:paraId="4D42AF2C"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D28A0"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C4B7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b_sexFemale</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880D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0.104</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41CD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[0.035 , 0.173]</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412D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0.011</w:t>
            </w:r>
          </w:p>
        </w:tc>
      </w:tr>
      <w:tr w:rsidR="00CD372C" w:rsidRPr="00560C95" w14:paraId="3AB7FACB"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6FD4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Peroxidation</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E916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C569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2873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[-0.009 , 0.239]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B2BB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0.102</w:t>
            </w:r>
          </w:p>
        </w:tc>
      </w:tr>
      <w:tr w:rsidR="00CD372C" w:rsidRPr="00560C95" w14:paraId="421B89C0"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D2140"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1767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B2B8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24BA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[-0.015 , 0.246]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E70D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0.121</w:t>
            </w:r>
          </w:p>
        </w:tc>
      </w:tr>
      <w:tr w:rsidR="00CD372C" w:rsidRPr="00560C95" w14:paraId="2AAE2BE2"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05395"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3524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8046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0.024</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E778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[-0.113 , 0.161]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C5D2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0.636</w:t>
            </w:r>
          </w:p>
        </w:tc>
      </w:tr>
      <w:tr w:rsidR="00CD372C" w:rsidRPr="00560C95" w14:paraId="688C5889"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655F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CCEE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A5C9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-0.217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F038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[-0.394 , -0.036]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7BA8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0.042</w:t>
            </w:r>
          </w:p>
        </w:tc>
      </w:tr>
      <w:tr w:rsidR="00CD372C" w:rsidRPr="00560C95" w14:paraId="15A7A289"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D6B2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4291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b_age_euthanasia</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8DEC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0.254</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72B1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[0.093 , 0.419]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D176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0.007</w:t>
            </w:r>
          </w:p>
        </w:tc>
      </w:tr>
      <w:tr w:rsidR="00CD372C" w:rsidRPr="00560C95" w14:paraId="5E146F24"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32C9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Detection lat</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3BB3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1CC3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49D1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[-0.259 , 0.046]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B7B4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0.197</w:t>
            </w:r>
          </w:p>
        </w:tc>
      </w:tr>
      <w:tr w:rsidR="00CD372C" w:rsidRPr="00560C95" w14:paraId="68D620B4"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8928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9B50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1EC8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B2EE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[-0.271 , 0.134]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2976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0.481</w:t>
            </w:r>
          </w:p>
        </w:tc>
      </w:tr>
      <w:tr w:rsidR="00CD372C" w:rsidRPr="00560C95" w14:paraId="03CB99E5"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1980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1D09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CAD9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C472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[-0.331 , 0.077]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39AF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0.255</w:t>
            </w:r>
          </w:p>
        </w:tc>
      </w:tr>
      <w:tr w:rsidR="00CD372C" w:rsidRPr="00560C95" w14:paraId="0C51AF23" w14:textId="77777777">
        <w:trPr>
          <w:jc w:val="center"/>
        </w:trPr>
        <w:tc>
          <w:tcPr>
            <w:tcW w:w="29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DB9C3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04C26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A2836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0.165</w:t>
            </w:r>
          </w:p>
        </w:tc>
        <w:tc>
          <w:tcPr>
            <w:tcW w:w="17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987AD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[-0.119 , 0.450]</w:t>
            </w:r>
          </w:p>
        </w:tc>
        <w:tc>
          <w:tcPr>
            <w:tcW w:w="1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AD2AD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0.278</w:t>
            </w:r>
          </w:p>
        </w:tc>
      </w:tr>
    </w:tbl>
    <w:p w14:paraId="34B87F33"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24F484D2" w14:textId="77777777" w:rsidR="00CD372C" w:rsidRPr="00560C95" w:rsidRDefault="000751A7">
      <w:pPr>
        <w:pStyle w:val="Heading4"/>
        <w:rPr>
          <w:rFonts w:ascii="Times New Roman" w:hAnsi="Times New Roman" w:cs="Times New Roman"/>
        </w:rPr>
      </w:pPr>
      <w:bookmarkStart w:id="141" w:name="results-of-the-sem"/>
      <w:bookmarkEnd w:id="139"/>
      <w:r w:rsidRPr="00560C95">
        <w:rPr>
          <w:rFonts w:ascii="Times New Roman" w:hAnsi="Times New Roman" w:cs="Times New Roman"/>
        </w:rPr>
        <w:lastRenderedPageBreak/>
        <w:t>Results of the SEM</w:t>
      </w:r>
    </w:p>
    <w:p w14:paraId="53983618" w14:textId="77777777" w:rsidR="00CD372C" w:rsidRPr="00560C95" w:rsidRDefault="000751A7">
      <w:pPr>
        <w:pStyle w:val="FirstParagraph"/>
        <w:rPr>
          <w:rFonts w:cs="Times New Roman"/>
        </w:rPr>
      </w:pPr>
      <w:r w:rsidRPr="00560C95">
        <w:rPr>
          <w:rFonts w:cs="Times New Roman"/>
        </w:rPr>
        <w:t>Table S5. Compiled direct, indirect, and total effects of SEM for OB/Chemical stimulus</w:t>
      </w:r>
    </w:p>
    <w:tbl>
      <w:tblPr>
        <w:tblW w:w="0" w:type="auto"/>
        <w:jc w:val="center"/>
        <w:tblLayout w:type="fixed"/>
        <w:tblLook w:val="0420" w:firstRow="1" w:lastRow="0" w:firstColumn="0" w:lastColumn="0" w:noHBand="0" w:noVBand="1"/>
      </w:tblPr>
      <w:tblGrid>
        <w:gridCol w:w="1905"/>
        <w:gridCol w:w="2183"/>
        <w:gridCol w:w="2177"/>
        <w:gridCol w:w="2177"/>
        <w:gridCol w:w="2177"/>
      </w:tblGrid>
      <w:tr w:rsidR="00CD372C" w:rsidRPr="00560C95" w14:paraId="6679106A" w14:textId="77777777">
        <w:trPr>
          <w:tblHeader/>
          <w:jc w:val="center"/>
        </w:trPr>
        <w:tc>
          <w:tcPr>
            <w:tcW w:w="19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600D5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Response</w:t>
            </w:r>
          </w:p>
        </w:tc>
        <w:tc>
          <w:tcPr>
            <w:tcW w:w="218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EC752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Predictor</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5856D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08CDA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C72F9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Total effects</w:t>
            </w:r>
          </w:p>
        </w:tc>
      </w:tr>
      <w:tr w:rsidR="00CD372C" w:rsidRPr="00560C95" w14:paraId="06C57C61" w14:textId="77777777">
        <w:trPr>
          <w:jc w:val="center"/>
        </w:trPr>
        <w:tc>
          <w:tcPr>
            <w:tcW w:w="19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78F9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Detection latency</w:t>
            </w:r>
          </w:p>
        </w:tc>
        <w:tc>
          <w:tcPr>
            <w:tcW w:w="218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B9E7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Mitochondrial density</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A3D0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0.041 [-0.919, 1.013]</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4FA0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-0.006 [-0.169, 0.151]</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9DF3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-0.006 [-0.169, 0.151]</w:t>
            </w:r>
          </w:p>
        </w:tc>
      </w:tr>
      <w:tr w:rsidR="00CD372C" w:rsidRPr="00560C95" w14:paraId="3D808FDB"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1539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0336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0B9B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-0.115 [-1.113, 0.875]</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10C9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-0.001 [-0.081, 0.079]</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C499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-0.001 [-0.081, 0.079]</w:t>
            </w:r>
          </w:p>
        </w:tc>
      </w:tr>
      <w:tr w:rsidR="00CD372C" w:rsidRPr="00560C95" w14:paraId="6481C9CD"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BA88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C8F4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1103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74EF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-0.006 [-0.175, 0.158]</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D3CC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-0.006 [-0.175, 0.158]</w:t>
            </w:r>
          </w:p>
        </w:tc>
      </w:tr>
      <w:tr w:rsidR="00CD372C" w:rsidRPr="00560C95" w14:paraId="3E178BED"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7B50E"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9D66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DNA damage</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2A14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0.022 [-0.430, 0.475]</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210A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6048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0.022 [-0.430, 0.475]</w:t>
            </w:r>
          </w:p>
        </w:tc>
      </w:tr>
      <w:tr w:rsidR="00CD372C" w:rsidRPr="00560C95" w14:paraId="3F33FCDE" w14:textId="77777777">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85FCC61"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E30717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Lipid peroxidation</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37CCB7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-0.096 [-0.639, 0.446]</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596CF7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5A2521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-0.096 [-0.639, 0.446]</w:t>
            </w:r>
          </w:p>
        </w:tc>
      </w:tr>
      <w:tr w:rsidR="00CD372C" w:rsidRPr="00560C95" w14:paraId="08861EED" w14:textId="77777777">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8B98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DNA damage</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3151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CD60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C30C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0.022 [-0.351, 0.420]</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8E2E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0.022 [-0.351, 0.420]</w:t>
            </w:r>
          </w:p>
        </w:tc>
      </w:tr>
      <w:tr w:rsidR="00CD372C" w:rsidRPr="00560C95" w14:paraId="25CC0731"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D1D80"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1823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CE26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6574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0.003 [-0.192, 0.203]</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EC15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0.003 [-0.192, 0.203]</w:t>
            </w:r>
          </w:p>
        </w:tc>
      </w:tr>
      <w:tr w:rsidR="00CD372C" w:rsidRPr="00560C95" w14:paraId="2C4DEE14" w14:textId="77777777">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F3C9B86"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3272A6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092E9F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0.025 [-0.354, 0.406]</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F26914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59F535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0.025 [-0.354, 0.406]</w:t>
            </w:r>
          </w:p>
        </w:tc>
      </w:tr>
      <w:tr w:rsidR="00CD372C" w:rsidRPr="00560C95" w14:paraId="7D52E27C" w14:textId="77777777">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3403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Lipid peroxidation</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28A3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D47D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986C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0.068 [-0.295, 0.488]</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4566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0.068 [-0.295, 0.488]</w:t>
            </w:r>
          </w:p>
        </w:tc>
      </w:tr>
      <w:tr w:rsidR="00CD372C" w:rsidRPr="00560C95" w14:paraId="6ED9719C"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7BD09"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BE43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E61F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096E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0.006 [-0.199, 0.221]</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AA7E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0.006 [-0.199, 0.221]</w:t>
            </w:r>
          </w:p>
        </w:tc>
      </w:tr>
      <w:tr w:rsidR="00CD372C" w:rsidRPr="00560C95" w14:paraId="69D556D4" w14:textId="77777777">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E85C31"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B259AA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CAA736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0.075 [-0.308, 0.460]</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21ADB0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B50E7B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0.075 [-0.308, 0.460]</w:t>
            </w:r>
          </w:p>
        </w:tc>
      </w:tr>
      <w:tr w:rsidR="00CD372C" w:rsidRPr="00560C95" w14:paraId="5173F9C3" w14:textId="77777777">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0E1A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D86F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F1CD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0.864 [0.007, 1.711]</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1B0D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A921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0.864 [0.007, 1.711]</w:t>
            </w:r>
          </w:p>
        </w:tc>
      </w:tr>
      <w:tr w:rsidR="00CD372C" w:rsidRPr="00560C95" w14:paraId="040BA450" w14:textId="77777777">
        <w:trPr>
          <w:jc w:val="center"/>
        </w:trPr>
        <w:tc>
          <w:tcPr>
            <w:tcW w:w="19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41938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C51B7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BAE53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0.117 [-0.745, 0.990]</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F8520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70020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0.117 [-0.745, 0.990]</w:t>
            </w:r>
          </w:p>
        </w:tc>
      </w:tr>
    </w:tbl>
    <w:p w14:paraId="4DAB40A4"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3DDBBA88"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lastRenderedPageBreak/>
        <w:t>Table S6. Compiled direct, indirect, and total effects of SEM for OT/Visual stimulus</w:t>
      </w:r>
    </w:p>
    <w:tbl>
      <w:tblPr>
        <w:tblW w:w="0" w:type="auto"/>
        <w:jc w:val="center"/>
        <w:tblLayout w:type="fixed"/>
        <w:tblLook w:val="0420" w:firstRow="1" w:lastRow="0" w:firstColumn="0" w:lastColumn="0" w:noHBand="0" w:noVBand="1"/>
      </w:tblPr>
      <w:tblGrid>
        <w:gridCol w:w="1905"/>
        <w:gridCol w:w="2183"/>
        <w:gridCol w:w="2177"/>
        <w:gridCol w:w="2177"/>
        <w:gridCol w:w="2177"/>
      </w:tblGrid>
      <w:tr w:rsidR="00CD372C" w:rsidRPr="00560C95" w14:paraId="213AAC9E" w14:textId="77777777">
        <w:trPr>
          <w:tblHeader/>
          <w:jc w:val="center"/>
        </w:trPr>
        <w:tc>
          <w:tcPr>
            <w:tcW w:w="19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8FBCE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Response</w:t>
            </w:r>
          </w:p>
        </w:tc>
        <w:tc>
          <w:tcPr>
            <w:tcW w:w="218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4F17C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Predictor</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4F0A2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4629B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BAB18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Total effects</w:t>
            </w:r>
          </w:p>
        </w:tc>
      </w:tr>
      <w:tr w:rsidR="00CD372C" w:rsidRPr="00560C95" w14:paraId="748EA3FF" w14:textId="77777777">
        <w:trPr>
          <w:jc w:val="center"/>
        </w:trPr>
        <w:tc>
          <w:tcPr>
            <w:tcW w:w="19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CF20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Detection latency</w:t>
            </w:r>
          </w:p>
        </w:tc>
        <w:tc>
          <w:tcPr>
            <w:tcW w:w="218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CEA9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Mitochondrial density</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FFDE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-0.124 [-1.667, 1.402]</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CE52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0.012 [-0.241, 0.293]</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FFFA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0.012 [-0.241, 0.293]</w:t>
            </w:r>
          </w:p>
        </w:tc>
      </w:tr>
      <w:tr w:rsidR="00CD372C" w:rsidRPr="00560C95" w14:paraId="6FABD7C5"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6540F"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3735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C39F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0.049 [-1.557, 1.673]</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90B3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0.000 [-0.171, 0.168]</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FC38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0.000 [-0.171, 0.168]</w:t>
            </w:r>
          </w:p>
        </w:tc>
      </w:tr>
      <w:tr w:rsidR="00CD372C" w:rsidRPr="00560C95" w14:paraId="0CB68F84"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18B5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B5C4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0CBB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3175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0.012 [-0.218, 0.256]</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3873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0.012 [-0.218, 0.256]</w:t>
            </w:r>
          </w:p>
        </w:tc>
      </w:tr>
      <w:tr w:rsidR="00CD372C" w:rsidRPr="00560C95" w14:paraId="3E609B5E"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C7938"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3310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DNA damage</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C078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0.065 [-0.628, 0.763]</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870F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1DDA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0.065 [-0.628, 0.763]</w:t>
            </w:r>
          </w:p>
        </w:tc>
      </w:tr>
      <w:tr w:rsidR="00CD372C" w:rsidRPr="00560C95" w14:paraId="50CFD0EF" w14:textId="77777777">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B35473B"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5FA735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Lipid peroxidation</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4284A7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-0.106 [-0.701, 0.486]</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8BE94D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26110D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-0.106 [-0.701, 0.486]</w:t>
            </w:r>
          </w:p>
        </w:tc>
      </w:tr>
      <w:tr w:rsidR="00CD372C" w:rsidRPr="00560C95" w14:paraId="0F0855D2" w14:textId="77777777">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F4FF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DNA damage</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AB8B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C974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52A8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-0.052 [-0.539, 0.368]</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C864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-0.052 [-0.539, 0.368]</w:t>
            </w:r>
          </w:p>
        </w:tc>
      </w:tr>
      <w:tr w:rsidR="00CD372C" w:rsidRPr="00560C95" w14:paraId="38DF8207"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10EB6"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E498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707E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7C0B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-0.003 [-0.306, 0.290]</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8764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-0.003 [-0.306, 0.290]</w:t>
            </w:r>
          </w:p>
        </w:tc>
      </w:tr>
      <w:tr w:rsidR="00CD372C" w:rsidRPr="00560C95" w14:paraId="18A0B9EE" w14:textId="77777777">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18C0B66"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49E457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6DC826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-0.058 [-0.428, 0.312]</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484B4B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2169D6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-0.058 [-0.428, 0.312]</w:t>
            </w:r>
          </w:p>
        </w:tc>
      </w:tr>
      <w:tr w:rsidR="00CD372C" w:rsidRPr="00560C95" w14:paraId="0AE9B6AF" w14:textId="77777777">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9A69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Lipid peroxidation</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7F0F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47AA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2AF6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-0.137 [-0.706, 0.260]</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03F5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-0.137 [-0.706, 0.260]</w:t>
            </w:r>
          </w:p>
        </w:tc>
      </w:tr>
      <w:tr w:rsidR="00CD372C" w:rsidRPr="00560C95" w14:paraId="2038992A"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20A2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C44F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DDC6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CD86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-0.000 [-0.351, 0.350]</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776E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-0.000 [-0.351, 0.350]</w:t>
            </w:r>
          </w:p>
        </w:tc>
      </w:tr>
      <w:tr w:rsidR="00CD372C" w:rsidRPr="00560C95" w14:paraId="6D513BB8" w14:textId="77777777">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658AAAA"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297FD6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BE0EA0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-0.146 [-0.525, 0.228]</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7EDC5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3D7151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-0.146 [-0.525, 0.228]</w:t>
            </w:r>
          </w:p>
        </w:tc>
      </w:tr>
      <w:tr w:rsidR="00CD372C" w:rsidRPr="00560C95" w14:paraId="095F7401" w14:textId="77777777">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CE14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C308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F421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0.919 [-0.388, 2.235]</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6BD3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62A3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0.919 [-0.388, 2.235]</w:t>
            </w:r>
          </w:p>
        </w:tc>
      </w:tr>
      <w:tr w:rsidR="00CD372C" w:rsidRPr="00560C95" w14:paraId="297F3020" w14:textId="77777777">
        <w:trPr>
          <w:jc w:val="center"/>
        </w:trPr>
        <w:tc>
          <w:tcPr>
            <w:tcW w:w="19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F20363"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78A93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00319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0.018 [-1.292, 1.318]</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7B57C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E44D8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0.018 [-1.292, 1.318]</w:t>
            </w:r>
          </w:p>
        </w:tc>
      </w:tr>
    </w:tbl>
    <w:p w14:paraId="0F660DAD"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5927555A" w14:textId="77777777" w:rsidR="00CD372C" w:rsidRPr="00560C95" w:rsidRDefault="000751A7">
      <w:pPr>
        <w:pStyle w:val="Heading4"/>
        <w:rPr>
          <w:rFonts w:ascii="Times New Roman" w:hAnsi="Times New Roman" w:cs="Times New Roman"/>
        </w:rPr>
      </w:pPr>
      <w:bookmarkStart w:id="142" w:name="results-of-preliminary-models"/>
      <w:bookmarkEnd w:id="141"/>
      <w:r w:rsidRPr="00560C95">
        <w:rPr>
          <w:rFonts w:ascii="Times New Roman" w:hAnsi="Times New Roman" w:cs="Times New Roman"/>
        </w:rPr>
        <w:lastRenderedPageBreak/>
        <w:t>Results of preliminary models</w:t>
      </w:r>
    </w:p>
    <w:p w14:paraId="55023DAD" w14:textId="77777777" w:rsidR="00CD372C" w:rsidRPr="00560C95" w:rsidRDefault="000751A7">
      <w:pPr>
        <w:pStyle w:val="FirstParagraph"/>
        <w:rPr>
          <w:rFonts w:cs="Times New Roman"/>
        </w:rPr>
      </w:pPr>
      <w:r w:rsidRPr="00560C95">
        <w:rPr>
          <w:rFonts w:cs="Times New Roman"/>
        </w:rPr>
        <w:t>Table S9. Summary of the preliminary model for Mitochondrial Density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3CC5A131"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0509D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57377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F809E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A0C0C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11693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FF312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0DD03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FA353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D820E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73E28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3A0A1B58"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5BA5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A071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E469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6A47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F1C2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7D83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F855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BF52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8FE7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9,836.123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6C32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14,833.53</w:t>
            </w:r>
          </w:p>
        </w:tc>
      </w:tr>
      <w:tr w:rsidR="00CD372C" w:rsidRPr="00560C95" w14:paraId="503BF03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7C6D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36DE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C54A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7FF0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0900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160F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28F9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B913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E9A0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14,102.169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827C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16,573.24</w:t>
            </w:r>
          </w:p>
        </w:tc>
      </w:tr>
      <w:tr w:rsidR="00CD372C" w:rsidRPr="00560C95" w14:paraId="1CA18E5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A3FE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31C7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727D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0489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C6D8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32DF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60BC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DD47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C9B8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13,125.873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7F3D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16,778.08</w:t>
            </w:r>
          </w:p>
        </w:tc>
      </w:tr>
      <w:tr w:rsidR="00CD372C" w:rsidRPr="00560C95" w14:paraId="4D5E2D3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E6B4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6948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CE42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8547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C9BC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1705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ECEC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EC19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4B06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9,521.958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FC89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12,525.51</w:t>
            </w:r>
          </w:p>
        </w:tc>
      </w:tr>
      <w:tr w:rsidR="00CD372C" w:rsidRPr="00560C95" w14:paraId="0DE9C12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A000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F22D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7A0D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1333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5B14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F89E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B105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F42E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7966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18,120.148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2B80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18,288.35</w:t>
            </w:r>
          </w:p>
        </w:tc>
      </w:tr>
      <w:tr w:rsidR="00CD372C" w:rsidRPr="00560C95" w14:paraId="3BE4825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2BC7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52B4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9000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3EFB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FA55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678A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FA98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6D06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5894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13,818.841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174A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16,635.77</w:t>
            </w:r>
          </w:p>
        </w:tc>
      </w:tr>
      <w:tr w:rsidR="00CD372C" w:rsidRPr="00560C95" w14:paraId="29A7000C"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69C18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3294D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0.362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85B1E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0.359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07FAE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30A0D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984CA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0.283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C15AA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BF135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56525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7,614.093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A29E7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12,818.25</w:t>
            </w:r>
          </w:p>
        </w:tc>
      </w:tr>
    </w:tbl>
    <w:p w14:paraId="06B98FB9"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Model formula: mean_mitodensity ~ cort * temp + age_euthanasia + sex + (1|clutch). Model convergence was checked through rhat and ess_bulk values. Summary indicates no effect of sex or age, so they were discarded from the final models.</w:t>
      </w:r>
    </w:p>
    <w:p w14:paraId="17CB6B00"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71D49AB7"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lastRenderedPageBreak/>
        <w:t>Table S10. Summary of the preliminary model for Mitochondrial Density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17129830"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4055C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2720A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1BDE4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2B84E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95E7B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E7E71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996EC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3C2AD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45B80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B0D61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7A1792CC"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51CC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D4EF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A2ED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2FBC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1610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30BD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97AC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868C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797F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13,283.086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EC9F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15,592.91</w:t>
            </w:r>
          </w:p>
        </w:tc>
      </w:tr>
      <w:tr w:rsidR="00CD372C" w:rsidRPr="00560C95" w14:paraId="397AE63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79C9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FFA4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1DF3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C53B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5339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89E4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C66F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666B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F970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15,660.519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1035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16,647.44</w:t>
            </w:r>
          </w:p>
        </w:tc>
      </w:tr>
      <w:tr w:rsidR="00CD372C" w:rsidRPr="00560C95" w14:paraId="6308BD4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FC21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6104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C1DF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529F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9031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9437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DA3C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05BE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1EA7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14,591.749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C5FE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16,845.26</w:t>
            </w:r>
          </w:p>
        </w:tc>
      </w:tr>
      <w:tr w:rsidR="00CD372C" w:rsidRPr="00560C95" w14:paraId="454BF31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1E66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1755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FFFC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40EF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00BB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EB62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F29B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F739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2779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13,087.876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1DE5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14,637.32</w:t>
            </w:r>
          </w:p>
        </w:tc>
      </w:tr>
      <w:tr w:rsidR="00CD372C" w:rsidRPr="00560C95" w14:paraId="5E01788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9B5B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DDB3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FB8B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E990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26DB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74E0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9793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C645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20EE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19,907.202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2C80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18,946.39</w:t>
            </w:r>
          </w:p>
        </w:tc>
      </w:tr>
      <w:tr w:rsidR="00CD372C" w:rsidRPr="00560C95" w14:paraId="400D71F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9E32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B4E2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19D2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6FED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A785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8327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5FA2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A264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B142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14,706.751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2373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17,442.45</w:t>
            </w:r>
          </w:p>
        </w:tc>
      </w:tr>
      <w:tr w:rsidR="00CD372C" w:rsidRPr="00560C95" w14:paraId="7E9B77EA"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DA6FB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FCAEE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CE8B3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BF98C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54849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6FC2E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0.247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9579F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0.435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74EA0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42B43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7,897.668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09234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13,084.76</w:t>
            </w:r>
          </w:p>
        </w:tc>
      </w:tr>
    </w:tbl>
    <w:p w14:paraId="2D544864"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Model formula: mean_mitodensity ~ cort * temp + age_euthanasia + sex + (1|clutch). Model convergence was checked through rhat and ess_bulk values. Summary indicates no effect of sex or age, so they were discarded from the final models.</w:t>
      </w:r>
    </w:p>
    <w:p w14:paraId="1569EBE3"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1B8B28DA"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lastRenderedPageBreak/>
        <w:t>Table S11. Summary of the preliminary model for Metabolic capacity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13564EF0"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AAEE5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8558F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B2D6C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E611B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4284A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E6E49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DC2F0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03EB0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5CC8E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934F4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3E12BA0C"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EFA5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7D64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4D58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0BDE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1947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A763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-0.287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72BD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AF3D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8385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14,547.50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57FB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17,978.81</w:t>
            </w:r>
          </w:p>
        </w:tc>
      </w:tr>
      <w:tr w:rsidR="00CD372C" w:rsidRPr="00560C95" w14:paraId="45AFDF4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83B5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988C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0B35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C553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CEAB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4D42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CCBF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A9C9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684C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17,847.76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1A9E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18,852.51</w:t>
            </w:r>
          </w:p>
        </w:tc>
      </w:tr>
      <w:tr w:rsidR="00CD372C" w:rsidRPr="00560C95" w14:paraId="4BBA75C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68BC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C2B7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CC24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631A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AAF6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8BC7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21EC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3AF8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0C15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15,910.89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588B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17,614.81</w:t>
            </w:r>
          </w:p>
        </w:tc>
      </w:tr>
      <w:tr w:rsidR="00CD372C" w:rsidRPr="00560C95" w14:paraId="211168A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4131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DA9C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82A1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4720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83C8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7F9A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0CB3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FDCA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017C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13,904.56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D20D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15,894.48</w:t>
            </w:r>
          </w:p>
        </w:tc>
      </w:tr>
      <w:tr w:rsidR="00CD372C" w:rsidRPr="00560C95" w14:paraId="4A34A2E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9211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664D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65F0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82C6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BCF8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5F1D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AD57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BF75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CBEF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23,184.69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6D4F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20,080.30</w:t>
            </w:r>
          </w:p>
        </w:tc>
      </w:tr>
      <w:tr w:rsidR="00CD372C" w:rsidRPr="00560C95" w14:paraId="0DE82CB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B5BD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EA5E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FC9F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2E46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1836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A2E6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21FA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5DAA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147D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16,069.77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D54B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17,678.70</w:t>
            </w:r>
          </w:p>
        </w:tc>
      </w:tr>
      <w:tr w:rsidR="00CD372C" w:rsidRPr="00560C95" w14:paraId="5EC738A5"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07B3A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840BB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0.326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C1996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0.324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28152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BFA31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DFF50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0.242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C8FC2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0.420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7ECE8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C68AE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7,629.33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CC9D9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12,829.69</w:t>
            </w:r>
          </w:p>
        </w:tc>
      </w:tr>
    </w:tbl>
    <w:p w14:paraId="1BD4FD04"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Model formula: mean_potential ~ cort * temp + age_euthanasia + sex + (1|clutch). Model convergence was checked through rhat and ess_bulk values. Summary indicates no effect of sex or age, so they were discarded from the final models.</w:t>
      </w:r>
    </w:p>
    <w:p w14:paraId="54FB4B95"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478F77C2"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lastRenderedPageBreak/>
        <w:t>Table S12. Summary of the preliminary model for Metabolic capacity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568E38E1"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F2252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87C3D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7139A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BD324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3F992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E242B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25EAA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A8CF4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24CE3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08757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0CF9524A"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8FED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5FFB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FAF0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A651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4795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F1C7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3439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0.233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3D8B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D791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12,563.89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B18F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15,841.31</w:t>
            </w:r>
          </w:p>
        </w:tc>
      </w:tr>
      <w:tr w:rsidR="00CD372C" w:rsidRPr="00560C95" w14:paraId="3D3B3FE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687D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654B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BE15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1AF8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7F32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938C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4EB8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BCEA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433E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15,544.86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9526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16,458.36</w:t>
            </w:r>
          </w:p>
        </w:tc>
      </w:tr>
      <w:tr w:rsidR="00CD372C" w:rsidRPr="00560C95" w14:paraId="6DF8B2F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FCF9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AEC8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0E4B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3FD8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1055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6E5B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8B5F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A907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3F74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15,089.66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10E9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17,883.01</w:t>
            </w:r>
          </w:p>
        </w:tc>
      </w:tr>
      <w:tr w:rsidR="00CD372C" w:rsidRPr="00560C95" w14:paraId="3038DB8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72D0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6A03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DF70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AFAE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903B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0E82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754D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DD3A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DA5E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11,819.49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3636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14,347.38</w:t>
            </w:r>
          </w:p>
        </w:tc>
      </w:tr>
      <w:tr w:rsidR="00CD372C" w:rsidRPr="00560C95" w14:paraId="122AF87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BA37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ACDA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FFC5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1A2A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9A7D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91F1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AF82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F6DA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E65F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18,460.34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A03A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17,390.16</w:t>
            </w:r>
          </w:p>
        </w:tc>
      </w:tr>
      <w:tr w:rsidR="00CD372C" w:rsidRPr="00560C95" w14:paraId="72E82D0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B663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D3C8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7B3C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89DA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3F62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6960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640F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6327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A119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14,840.84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2717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16,357.31</w:t>
            </w:r>
          </w:p>
        </w:tc>
      </w:tr>
      <w:tr w:rsidR="00CD372C" w:rsidRPr="00560C95" w14:paraId="4C5CA57F"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158D3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D64FA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0.362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BB15C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0.359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40730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88A7C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9A7DC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0.270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D7088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0.464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6E7AA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645C9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6,902.27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41EE3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12,322.67</w:t>
            </w:r>
          </w:p>
        </w:tc>
      </w:tr>
    </w:tbl>
    <w:p w14:paraId="1945DA19"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Model formula: mean_potential ~ cort * temp + age_euthanasia + sex + (1|clutch). Model convergence was checked through rhat and ess_bulk values. Summary indicates no effect of sex or age, so they were discarded from the final models.</w:t>
      </w:r>
    </w:p>
    <w:p w14:paraId="27CCA635"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711110C6"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lastRenderedPageBreak/>
        <w:t>Table S13. Summary of the preliminary model for Metabolic capacity/Mitochondrial Density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6CB89D12"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BD6DB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280EE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D1926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EB7B3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E31DC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FB81D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AFECD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1CE91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27D98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D1ABC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4EFE82BF"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EA2A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3B4E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06EB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3610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EB1F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E622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8D4C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6AE6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C96E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14,045.103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609B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17,441.870</w:t>
            </w:r>
          </w:p>
        </w:tc>
      </w:tr>
      <w:tr w:rsidR="00CD372C" w:rsidRPr="00560C95" w14:paraId="0FFC90E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AC31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BEE5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2C83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876B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F514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DE1D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EC9A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AFAD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6B90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15,626.298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59CC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17,060.983</w:t>
            </w:r>
          </w:p>
        </w:tc>
      </w:tr>
      <w:tr w:rsidR="00CD372C" w:rsidRPr="00560C95" w14:paraId="36DF95C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0C01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5429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767D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7F25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976E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47B8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4AA1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CF97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BE37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14,724.536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10DE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17,269.544</w:t>
            </w:r>
          </w:p>
        </w:tc>
      </w:tr>
      <w:tr w:rsidR="00CD372C" w:rsidRPr="00560C95" w14:paraId="37FBF51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125D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4A3D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D10B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7387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EDE9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D1B4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C018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4761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3DBA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12,750.198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D5FA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15,725.633</w:t>
            </w:r>
          </w:p>
        </w:tc>
      </w:tr>
      <w:tr w:rsidR="00CD372C" w:rsidRPr="00560C95" w14:paraId="5B0B8A7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6689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8598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E771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C77C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C5B9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1CC0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DEAA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02A5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60AE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19,638.364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C0C2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17,684.983</w:t>
            </w:r>
          </w:p>
        </w:tc>
      </w:tr>
      <w:tr w:rsidR="00CD372C" w:rsidRPr="00560C95" w14:paraId="2749688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BBD9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512D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0726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2EC4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0605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C30E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C3B0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2193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F503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13,903.209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52F0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16,975.533</w:t>
            </w:r>
          </w:p>
        </w:tc>
      </w:tr>
      <w:tr w:rsidR="00CD372C" w:rsidRPr="00560C95" w14:paraId="10A00525"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3C904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77262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00129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D5216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709A9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E7185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0.228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9D0BF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0.446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E08DB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AAA6C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5,637.524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CC608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8,090.959</w:t>
            </w:r>
          </w:p>
        </w:tc>
      </w:tr>
    </w:tbl>
    <w:p w14:paraId="65F217B5"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Model formula: mean_conpotential ~ cort * temp + age_euthanasia + sex + (1|clutch). Model convergence was checked through rhat and ess_bulk values. Summary indicates no effect of sex or age, so they were discarded from the final models.</w:t>
      </w:r>
    </w:p>
    <w:p w14:paraId="13846E99"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5A939003"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lastRenderedPageBreak/>
        <w:t>Table S14. Summary of the preliminary model for Metabolic capacity/Mitochondrial Density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74EB00C1"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08B84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9258E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6A73D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EA964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9340B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256A3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67B3D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6C175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C9267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54CA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1E93B905"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8E01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A262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7795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7F01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1FC7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E585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FBA9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0.241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76EB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FD74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11,120.950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25C1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15,842.44</w:t>
            </w:r>
          </w:p>
        </w:tc>
      </w:tr>
      <w:tr w:rsidR="00CD372C" w:rsidRPr="00560C95" w14:paraId="60B7438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DC66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1A2E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456C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30E9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3134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6E6D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225A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BABA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4D55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15,804.879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898B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16,757.72</w:t>
            </w:r>
          </w:p>
        </w:tc>
      </w:tr>
      <w:tr w:rsidR="00CD372C" w:rsidRPr="00560C95" w14:paraId="2438DE3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566F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C911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6D40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1050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BD54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30EC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A519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8E64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6CBC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13,833.503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505B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17,389.96</w:t>
            </w:r>
          </w:p>
        </w:tc>
      </w:tr>
      <w:tr w:rsidR="00CD372C" w:rsidRPr="00560C95" w14:paraId="652373D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2190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6359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205B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1477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F9D3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EF98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8ADC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07CE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52F5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10,316.740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612F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13,264.36</w:t>
            </w:r>
          </w:p>
        </w:tc>
      </w:tr>
      <w:tr w:rsidR="00CD372C" w:rsidRPr="00560C95" w14:paraId="5EAAAD4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ECEB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D791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AE75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A67E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0B43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EEE7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EF31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0AB7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F0CF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18,247.694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00DB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17,734.39</w:t>
            </w:r>
          </w:p>
        </w:tc>
      </w:tr>
      <w:tr w:rsidR="00CD372C" w:rsidRPr="00560C95" w14:paraId="2A7B1DC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62C1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59FF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73A2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F899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E5D5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0AE1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4C65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99A5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4132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14,276.371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F23B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16,425.58</w:t>
            </w:r>
          </w:p>
        </w:tc>
      </w:tr>
      <w:tr w:rsidR="00CD372C" w:rsidRPr="00560C95" w14:paraId="7C43D5AF"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32D28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C47B4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0.366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BB6AD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0.363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FF0F4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F9E7B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3B37E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0.280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DCDD1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0.461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1A36A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AED40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7,115.268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09991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12,778.05</w:t>
            </w:r>
          </w:p>
        </w:tc>
      </w:tr>
    </w:tbl>
    <w:p w14:paraId="516986D8"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Model formula: mean__conpotential ~ cort * temp + age_euthanasia + sex + (1|clutch). Model convergence was checked through rhat and ess_bulk values. Summary indicates no effect of sex or age, so they were discarded from the final models.</w:t>
      </w:r>
    </w:p>
    <w:p w14:paraId="5866F870"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0155D714"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lastRenderedPageBreak/>
        <w:t>Table S15. Summary of the preliminary model for ROS Production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617964B3"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28CD7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5E443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6BC0F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D63BB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BDA49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60D94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D36A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A5F8F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4DB96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CFA1A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20AD1BC1"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9097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DA77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DB29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9B74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8157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BB8A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-0.295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7399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8BFF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9B22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9,183.452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4AEA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13,839.99</w:t>
            </w:r>
          </w:p>
        </w:tc>
      </w:tr>
      <w:tr w:rsidR="00CD372C" w:rsidRPr="00560C95" w14:paraId="3DEFAF5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E81E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B072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E943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930D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4662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0A8A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32CD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C1EF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C513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13,530.485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50F1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17,081.71</w:t>
            </w:r>
          </w:p>
        </w:tc>
      </w:tr>
      <w:tr w:rsidR="00CD372C" w:rsidRPr="00560C95" w14:paraId="0E40A09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7080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BE9C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567F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155C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57DB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523C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9A57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E885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1934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12,071.138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CCA1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16,250.93</w:t>
            </w:r>
          </w:p>
        </w:tc>
      </w:tr>
      <w:tr w:rsidR="00CD372C" w:rsidRPr="00560C95" w14:paraId="726B65A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E172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B108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5F15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7AE4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6C62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D512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E8CA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77DF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88AF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9,075.983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88AA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14,504.49</w:t>
            </w:r>
          </w:p>
        </w:tc>
      </w:tr>
      <w:tr w:rsidR="00CD372C" w:rsidRPr="00560C95" w14:paraId="428524D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8B59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AC1D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BFF9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A436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90C6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CBB0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FFAF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CE15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E15E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17,682.400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C3C6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18,843.43</w:t>
            </w:r>
          </w:p>
        </w:tc>
      </w:tr>
      <w:tr w:rsidR="00CD372C" w:rsidRPr="00560C95" w14:paraId="2D9D18C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215A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59C8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3DB3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D887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96C5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E0C0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0AB9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345B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5C44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12,366.724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8F43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16,040.19</w:t>
            </w:r>
          </w:p>
        </w:tc>
      </w:tr>
      <w:tr w:rsidR="00CD372C" w:rsidRPr="00560C95" w14:paraId="4684F69E"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CC525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80FCA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0.375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6A3D8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0.372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C8602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1DA3C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2069B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0.296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85B29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0.466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21C5A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A7FC8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8,148.156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9043C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13,240.64</w:t>
            </w:r>
          </w:p>
        </w:tc>
      </w:tr>
    </w:tbl>
    <w:p w14:paraId="75F5F69E"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Model formula: mean_ros ~ cort * temp + age_euthanasia + sex + (1|clutch). Model convergence was checked through rhat and ess_bulk values. Summary indicates no effect of sex or age, so they were discarded from the final models.</w:t>
      </w:r>
    </w:p>
    <w:p w14:paraId="780308D3"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27768967"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lastRenderedPageBreak/>
        <w:t>Table S16. Summary of the preliminary model for ROS Production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1A1787CD"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820CE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360DF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C306A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E36F3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2F5BF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E6EBC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F089E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E78E3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47439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F81A5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1FA95FBB"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1712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FC3E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B7F1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746B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168A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973A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6164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2328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97A3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12,924.858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2CF5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16,808.08</w:t>
            </w:r>
          </w:p>
        </w:tc>
      </w:tr>
      <w:tr w:rsidR="00CD372C" w:rsidRPr="00560C95" w14:paraId="1527F9C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A3D9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A57B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51E9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274E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B555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52CC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420D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CC1A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F078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15,506.343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FAAC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16,644.29</w:t>
            </w:r>
          </w:p>
        </w:tc>
      </w:tr>
      <w:tr w:rsidR="00CD372C" w:rsidRPr="00560C95" w14:paraId="789994A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6EF0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D03A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1561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15E7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1E37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FCC6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08D0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E9BE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F073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14,793.854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59CB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17,634.63</w:t>
            </w:r>
          </w:p>
        </w:tc>
      </w:tr>
      <w:tr w:rsidR="00CD372C" w:rsidRPr="00560C95" w14:paraId="6DCB00C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8E71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74DE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569B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6866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ED1F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8F10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46C2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59AE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4C3D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12,457.252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92DB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16,377.05</w:t>
            </w:r>
          </w:p>
        </w:tc>
      </w:tr>
      <w:tr w:rsidR="00CD372C" w:rsidRPr="00560C95" w14:paraId="177A6D0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9701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EED9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E7B2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735D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9A5F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0D04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3A5B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A0AF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4891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19,714.436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D0B6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18,764.25</w:t>
            </w:r>
          </w:p>
        </w:tc>
      </w:tr>
      <w:tr w:rsidR="00CD372C" w:rsidRPr="00560C95" w14:paraId="6F7E5BD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5180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8B69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2839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F40E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999D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072B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F03D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26D0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D61E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14,895.369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2F71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16,658.95</w:t>
            </w:r>
          </w:p>
        </w:tc>
      </w:tr>
      <w:tr w:rsidR="00CD372C" w:rsidRPr="00560C95" w14:paraId="6D8EE417"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9708B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35859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5274B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53F37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B0AA9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8C8AA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B07D9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0.437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CFD26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C8194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7,973.152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7F954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11,975.77</w:t>
            </w:r>
          </w:p>
        </w:tc>
      </w:tr>
    </w:tbl>
    <w:p w14:paraId="1DD126A4"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Model formula: mean_ros ~ cort * temp + age_euthanasia + sex + (1|clutch). Model convergence was checked through rhat and ess_bulk values. Summary indicates no effect of sex or age, so they were discarded from the final models.</w:t>
      </w:r>
    </w:p>
    <w:p w14:paraId="7BC424C9"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2EC4309A"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lastRenderedPageBreak/>
        <w:t>Table S17. Summary of the preliminary model for ROS Production/Mitochondrial density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2FC7077C"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8947E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985F7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92CC9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C09D5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60170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61136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3253C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C4A85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7B3AD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8E3D0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39CC4C55"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6FBC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527E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8AE5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6559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D7A7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FD21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-0.247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B924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8549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0E1D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10,101.570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3F00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14,847.63</w:t>
            </w:r>
          </w:p>
        </w:tc>
      </w:tr>
      <w:tr w:rsidR="00CD372C" w:rsidRPr="00560C95" w14:paraId="21E9AFB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9222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04B1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DCD9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49C4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B3C4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3973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D717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6196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948F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14,270.907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1807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17,082.72</w:t>
            </w:r>
          </w:p>
        </w:tc>
      </w:tr>
      <w:tr w:rsidR="00CD372C" w:rsidRPr="00560C95" w14:paraId="5C0BD7A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5F31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A9DE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79E4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ECB1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273B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E3A6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4469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58E7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6284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12,596.126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3A0C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16,596.51</w:t>
            </w:r>
          </w:p>
        </w:tc>
      </w:tr>
      <w:tr w:rsidR="00CD372C" w:rsidRPr="00560C95" w14:paraId="4981252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DB21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6A0B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1077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9334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1281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B2F5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4705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712A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4327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9,876.632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1D5B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14,414.93</w:t>
            </w:r>
          </w:p>
        </w:tc>
      </w:tr>
      <w:tr w:rsidR="00CD372C" w:rsidRPr="00560C95" w14:paraId="35390BE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A0D5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DF4A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094A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36B3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3E3D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8429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F570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A558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0C9E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16,721.804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F82C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16,764.82</w:t>
            </w:r>
          </w:p>
        </w:tc>
      </w:tr>
      <w:tr w:rsidR="00CD372C" w:rsidRPr="00560C95" w14:paraId="33C7A24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A36D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6D07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8307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7E06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9B35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16F6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BFD7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6B0E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DEB2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13,070.167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42C6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16,667.76</w:t>
            </w:r>
          </w:p>
        </w:tc>
      </w:tr>
      <w:tr w:rsidR="00CD372C" w:rsidRPr="00560C95" w14:paraId="49AAFAD5"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A9BFF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34FF8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0.399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3ABCD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0.396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6C9C0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AA199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A4DBB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0.312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8F0E1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0.499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1BA0A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EF17E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7,626.653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74248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11,717.46</w:t>
            </w:r>
          </w:p>
        </w:tc>
      </w:tr>
    </w:tbl>
    <w:p w14:paraId="3F658D7A"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Model formula: mean_ros ~ cort * temp + age_euthanasia + sex + (1|clutch). Model convergence was checked through rhat and ess_bulk values. Summary indicates no effect of sex or age, so they were discarded from the final models.</w:t>
      </w:r>
    </w:p>
    <w:p w14:paraId="35F161D4"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0842DA0F"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lastRenderedPageBreak/>
        <w:t>Table S18. Summary of the preliminary model for ROS Production/Mitochondrial density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65388B63"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B4355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6EED7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981A0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2AB8A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FA0CF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D16CE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4C953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05460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5B8B3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F8008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7FFC89BF"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8411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5C6F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E4FF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D872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78CC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0C0C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0704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F3EE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D4D8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12,441.569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5236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14,334.92</w:t>
            </w:r>
          </w:p>
        </w:tc>
      </w:tr>
      <w:tr w:rsidR="00CD372C" w:rsidRPr="00560C95" w14:paraId="15927A0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D685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8971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8294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3D12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A6DA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E506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F4EF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63C5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6B0A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15,731.862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49E1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17,735.10</w:t>
            </w:r>
          </w:p>
        </w:tc>
      </w:tr>
      <w:tr w:rsidR="00CD372C" w:rsidRPr="00560C95" w14:paraId="661356A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040E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78A8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A535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C9CA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1ACC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DEB2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29B4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C769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D8F3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14,831.383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BF21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17,218.69</w:t>
            </w:r>
          </w:p>
        </w:tc>
      </w:tr>
      <w:tr w:rsidR="00CD372C" w:rsidRPr="00560C95" w14:paraId="79BE736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F95D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41EC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E025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DF24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503C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EF61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3692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6022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DEEE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11,238.797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3187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14,003.95</w:t>
            </w:r>
          </w:p>
        </w:tc>
      </w:tr>
      <w:tr w:rsidR="00CD372C" w:rsidRPr="00560C95" w14:paraId="66D4613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F39E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C040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3E04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FEC2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4086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469D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DE71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7A38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9E6D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19,788.901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9635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18,591.72</w:t>
            </w:r>
          </w:p>
        </w:tc>
      </w:tr>
      <w:tr w:rsidR="00CD372C" w:rsidRPr="00560C95" w14:paraId="2BF44E6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22A6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1D72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811A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9A10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2C12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9304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D698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6758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77DD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15,563.758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31A4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17,293.70</w:t>
            </w:r>
          </w:p>
        </w:tc>
      </w:tr>
      <w:tr w:rsidR="00CD372C" w:rsidRPr="00560C95" w14:paraId="4656BE50"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7127E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58CC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0.323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C5CA4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0.319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ED59B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9862A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0C927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0.244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5B4F6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0.411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02AFA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18CC0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7,459.702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5894F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12,393.74</w:t>
            </w:r>
          </w:p>
        </w:tc>
      </w:tr>
    </w:tbl>
    <w:p w14:paraId="08CFD7F6"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Model formula: mean_conros ~ cort * temp + age_euthanasia + sex + (1|clutch). Model convergence was checked through rhat and ess_bulk values. Summary indicates no effect of sex or age, so they were discarded from the final models.</w:t>
      </w:r>
    </w:p>
    <w:p w14:paraId="289CA421"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1C513C77"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lastRenderedPageBreak/>
        <w:t>Table S19. Summary of the preliminary model for DNA Damage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4FADCDF6"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8956B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D111E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A9DB1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47A08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E74A3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16152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35C9A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86527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1601D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5226F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055EE215"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3365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8E85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0.228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5728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0.228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7454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8F93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DF06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C5A1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0.419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8E07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7692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10,661.280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AD58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15,978.35</w:t>
            </w:r>
          </w:p>
        </w:tc>
      </w:tr>
      <w:tr w:rsidR="00CD372C" w:rsidRPr="00560C95" w14:paraId="24B59B0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3F60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23F7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87DD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F4B0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E742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A0A5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BFBE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BCB9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F729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12,993.659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C174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16,012.60</w:t>
            </w:r>
          </w:p>
        </w:tc>
      </w:tr>
      <w:tr w:rsidR="00CD372C" w:rsidRPr="00560C95" w14:paraId="6C806DF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9BAD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13BF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5801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FCFA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DA5E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1D11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FB1E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8D47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CBCF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13,481.337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B203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17,221.81</w:t>
            </w:r>
          </w:p>
        </w:tc>
      </w:tr>
      <w:tr w:rsidR="00CD372C" w:rsidRPr="00560C95" w14:paraId="28FE997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7AA9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7770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E5F7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2731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5042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E2A9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56A9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77E2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02AD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10,928.788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921B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15,677.56</w:t>
            </w:r>
          </w:p>
        </w:tc>
      </w:tr>
      <w:tr w:rsidR="00CD372C" w:rsidRPr="00560C95" w14:paraId="0A63FA29"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1F7A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63C2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D608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D112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7030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B9D1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6B07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C536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809D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19,267.041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DF66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18,242.80</w:t>
            </w:r>
          </w:p>
        </w:tc>
      </w:tr>
      <w:tr w:rsidR="00CD372C" w:rsidRPr="00560C95" w14:paraId="01898C1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0B7B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4792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9150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78B8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15EF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3F84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9770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7B49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7BA0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13,008.759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9839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15,566.19</w:t>
            </w:r>
          </w:p>
        </w:tc>
      </w:tr>
      <w:tr w:rsidR="00CD372C" w:rsidRPr="00560C95" w14:paraId="643D9109"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D071E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AF589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E6160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0.433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E8984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258ED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E5265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FD504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0.555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FE21E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67F19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6,898.123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ABF0B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11,986.29</w:t>
            </w:r>
          </w:p>
        </w:tc>
      </w:tr>
    </w:tbl>
    <w:p w14:paraId="28F20533"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Model formula: mean_dnadamage ~ cort * temp + age_euthanasia + sex + (1|clutch). Model convergence was checked through rhat and ess_bulk values. Summary indicates an effect of sex and age, so they were included in the final models.</w:t>
      </w:r>
    </w:p>
    <w:p w14:paraId="67BE43D3"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093CEEBD"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lastRenderedPageBreak/>
        <w:t>Table S20. Summary of the preliminary model for DNA Damage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26975919"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9F908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77F93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A05D9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3442E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F75CD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B1F53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19B0B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9C9BD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12842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63D2B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3BE7D71E"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1EAC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88DD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637C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618B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E2AD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F8E7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A5DA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890E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B229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10,680.015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BCC4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14,423.90</w:t>
            </w:r>
          </w:p>
        </w:tc>
      </w:tr>
      <w:tr w:rsidR="00CD372C" w:rsidRPr="00560C95" w14:paraId="5666802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47D4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5FAE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77D6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1F00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2AED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B267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0207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B332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62D8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15,369.962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E073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17,134.80</w:t>
            </w:r>
          </w:p>
        </w:tc>
      </w:tr>
      <w:tr w:rsidR="00CD372C" w:rsidRPr="00560C95" w14:paraId="741CEC0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FF99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7EFE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A372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361C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C1F5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AF79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A25E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D60B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43D1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13,710.561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8C22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16,635.05</w:t>
            </w:r>
          </w:p>
        </w:tc>
      </w:tr>
      <w:tr w:rsidR="00CD372C" w:rsidRPr="00560C95" w14:paraId="0486962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748E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535C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C643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E4F4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5205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60AC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98E4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4F76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4765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9,866.874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E04B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12,666.63</w:t>
            </w:r>
          </w:p>
        </w:tc>
      </w:tr>
      <w:tr w:rsidR="00CD372C" w:rsidRPr="00560C95" w14:paraId="1803C76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C05B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39D9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0689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A3DE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6A6B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6400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310F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E345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A9CF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19,923.412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45B6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18,291.42</w:t>
            </w:r>
          </w:p>
        </w:tc>
      </w:tr>
      <w:tr w:rsidR="00CD372C" w:rsidRPr="00560C95" w14:paraId="236C2C6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48DD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2FE8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C219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18AC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6B85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B6BC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185C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62C1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721F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14,749.880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DC00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16,070.85</w:t>
            </w:r>
          </w:p>
        </w:tc>
      </w:tr>
      <w:tr w:rsidR="00CD372C" w:rsidRPr="00560C95" w14:paraId="07D9D407"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F021D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4E23D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0.224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C1016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0.222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5FF5F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6C7A0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92EC5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8262A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0.280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0EC4A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9B38C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6,362.966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DDD24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10,083.62</w:t>
            </w:r>
          </w:p>
        </w:tc>
      </w:tr>
    </w:tbl>
    <w:p w14:paraId="4AA7D45A"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Model formula: mean_dnadamage ~ cort * temp + age_euthanasia + sex + (1|clutch). Model convergence was checked through rhat and ess_bulk values. Summary indicates no effect of age, so it was discarded from the final models. However, we saw an effect of sex and we included it in our final models.</w:t>
      </w:r>
    </w:p>
    <w:p w14:paraId="238A694C"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0FF651F8"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lastRenderedPageBreak/>
        <w:t>Table S21. Summary of the preliminary model for Lipid Peroxidation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4474BB2C"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B343E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40C03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1B135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C0BE4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5077F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1643B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2FFA2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9B7E3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45964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A26E7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3C6844AD"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D6F0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A77C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0F0C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17E3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5181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942E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7917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5943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4157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12,692.777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7558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15,888.78</w:t>
            </w:r>
          </w:p>
        </w:tc>
      </w:tr>
      <w:tr w:rsidR="00CD372C" w:rsidRPr="00560C95" w14:paraId="0DC487A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F82A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335E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7A97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D568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D758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17E0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C93C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F27B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293A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17,576.200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8670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17,839.19</w:t>
            </w:r>
          </w:p>
        </w:tc>
      </w:tr>
      <w:tr w:rsidR="00CD372C" w:rsidRPr="00560C95" w14:paraId="53720C5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5CA6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34B2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700A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1705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0B49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CFB0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6B37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F2B4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D11C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15,225.478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09D5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16,637.83</w:t>
            </w:r>
          </w:p>
        </w:tc>
      </w:tr>
      <w:tr w:rsidR="00CD372C" w:rsidRPr="00560C95" w14:paraId="14BB0C1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F724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06C2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2FEB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3BDA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F887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2D3B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0B37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2184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B18A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10,917.922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E28A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13,461.11</w:t>
            </w:r>
          </w:p>
        </w:tc>
      </w:tr>
      <w:tr w:rsidR="00CD372C" w:rsidRPr="00560C95" w14:paraId="096B9FB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B1A9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78C4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CC0C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C755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EB61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D6E2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6713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1BED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32DF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21,618.045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78A9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19,098.56</w:t>
            </w:r>
          </w:p>
        </w:tc>
      </w:tr>
      <w:tr w:rsidR="00CD372C" w:rsidRPr="00560C95" w14:paraId="574BBFC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BDEF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48FC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BAE8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3B7C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EA5D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CDA5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0D5A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2562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F8C6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15,315.938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B1A4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16,765.68</w:t>
            </w:r>
          </w:p>
        </w:tc>
      </w:tr>
      <w:tr w:rsidR="00CD372C" w:rsidRPr="00560C95" w14:paraId="5ED9A207"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081E2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79FCF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0.406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E9483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0.402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838B2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7EC4C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4F6C5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0.310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FD31D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0.513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6D908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4D22F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6,726.639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442F5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10,468.91</w:t>
            </w:r>
          </w:p>
        </w:tc>
      </w:tr>
    </w:tbl>
    <w:p w14:paraId="5E29DD01"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Model formula: mean_peroxidation ~ cort * temp + age_euthanasia + sex + (1|clutch). Model convergence was checked through rhat and ess_bulk values. Summary indicates no effect of sex, so it was discarded from the final models. However, we saw an effect of age and we included it in our final models.</w:t>
      </w:r>
    </w:p>
    <w:p w14:paraId="07104FE0"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17D4F60E"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lastRenderedPageBreak/>
        <w:t>Table S22. Summary of the preliminary model for Lipid Peroxidation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6CF89451"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F03AF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132BA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7EDDF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172CD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1F3C1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5058D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6C922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2F096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879EB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E0891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5AEC46CC"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EDA8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1D3C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6E46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5B64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DF69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8E46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01BF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CA71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2321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8,158.550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73F1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14,399.34</w:t>
            </w:r>
          </w:p>
        </w:tc>
      </w:tr>
      <w:tr w:rsidR="00CD372C" w:rsidRPr="00560C95" w14:paraId="2FB5779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4DA1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FD0B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5E77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CF5D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F91C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7FE8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CFB6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48CC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8C41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14,047.997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8A45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16,625.57</w:t>
            </w:r>
          </w:p>
        </w:tc>
      </w:tr>
      <w:tr w:rsidR="00CD372C" w:rsidRPr="00560C95" w14:paraId="3EBB66D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9E1D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9532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8413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B5F8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BC75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BD2B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E81A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1BE9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95A2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11,429.785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580C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15,615.51</w:t>
            </w:r>
          </w:p>
        </w:tc>
      </w:tr>
      <w:tr w:rsidR="00CD372C" w:rsidRPr="00560C95" w14:paraId="7BEA20A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4C6D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D925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47BE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16A3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5778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7804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14F3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954B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2BE1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7,726.015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2CC7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12,776.13</w:t>
            </w:r>
          </w:p>
        </w:tc>
      </w:tr>
      <w:tr w:rsidR="00CD372C" w:rsidRPr="00560C95" w14:paraId="6A39B50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4A95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28C9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81FA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1FB6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602F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DB80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A5BC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0D79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A6E1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18,303.951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EBD8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18,773.10</w:t>
            </w:r>
          </w:p>
        </w:tc>
      </w:tr>
      <w:tr w:rsidR="00CD372C" w:rsidRPr="00560C95" w14:paraId="3A56597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3280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3AE3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F891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AFCA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BE04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7A11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BCA0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1F36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3FC0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12,777.790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78BA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15,516.75</w:t>
            </w:r>
          </w:p>
        </w:tc>
      </w:tr>
      <w:tr w:rsidR="00CD372C" w:rsidRPr="00560C95" w14:paraId="4285AED8"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B3208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F4471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0.352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57377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0.349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F76D1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206F7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61AC0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0.280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1098F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C976E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E34BB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6,373.064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DC967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10,866.82</w:t>
            </w:r>
          </w:p>
        </w:tc>
      </w:tr>
    </w:tbl>
    <w:p w14:paraId="1D917D4C"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Model formula: mean_peroxidation ~ cort * temp + age_euthanasia + sex + (1|clutch). Model convergence was checked through rhat and ess_bulk values. Summary indicates no effect of sex, so it was discarded from the final models. However, we saw an effect of age and we included it in our final models.</w:t>
      </w:r>
    </w:p>
    <w:p w14:paraId="71808481"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6A683608"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lastRenderedPageBreak/>
        <w:t>Table S23. Summary of the preliminary model for Detection Latency (t_D) of Chemical stimuli.</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33E4106E"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EDC3C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7C47D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DDC75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346D0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488AE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04969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11987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13BC7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31FEE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0C4C9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6D0A2788"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72D4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16E3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0.267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DF0E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0.264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F74E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3C6F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4A26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858B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0168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D462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23,791.003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8615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20,209.877</w:t>
            </w:r>
          </w:p>
        </w:tc>
      </w:tr>
      <w:tr w:rsidR="00CD372C" w:rsidRPr="00560C95" w14:paraId="46A0E20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B74B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b_motivation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9179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B2C3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CE9F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87F6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D322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97C1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AAFE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C506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22,068.222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5141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19,072.111</w:t>
            </w:r>
          </w:p>
        </w:tc>
      </w:tr>
      <w:tr w:rsidR="00CD372C" w:rsidRPr="00560C95" w14:paraId="442424D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B92B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73E9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9A3E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124A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8687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DA8C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0AF8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BF5E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5DA5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17,351.107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513C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17,845.847</w:t>
            </w:r>
          </w:p>
        </w:tc>
      </w:tr>
      <w:tr w:rsidR="00CD372C" w:rsidRPr="00560C95" w14:paraId="4D51434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60F7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C2D6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5EAB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90C8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1449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0661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A2E8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8535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1864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22,826.971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8ED3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18,151.708</w:t>
            </w:r>
          </w:p>
        </w:tc>
      </w:tr>
      <w:tr w:rsidR="00CD372C" w:rsidRPr="00560C95" w14:paraId="307504D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DDA3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b_age_trial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98CB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8BB7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CED3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461B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59F7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481D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5B92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CA87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29,858.398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6D56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18,195.757</w:t>
            </w:r>
          </w:p>
        </w:tc>
      </w:tr>
      <w:tr w:rsidR="00CD372C" w:rsidRPr="00560C95" w14:paraId="06A0424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6953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6A61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F5F2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34DD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DFAB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6F3A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E0C9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6865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C0D4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33,007.599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5F83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19,448.945</w:t>
            </w:r>
          </w:p>
        </w:tc>
      </w:tr>
      <w:tr w:rsidR="00CD372C" w:rsidRPr="00560C95" w14:paraId="6C6540A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A7D2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b_preyUnknown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FE3D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54C9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7CBE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6BD6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CF9B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612B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8D9C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6DB3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43,904.242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5A55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17,643.302</w:t>
            </w:r>
          </w:p>
        </w:tc>
      </w:tr>
      <w:tr w:rsidR="00CD372C" w:rsidRPr="00560C95" w14:paraId="5437635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DB05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b_motivation:cortCORT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2CE8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8D69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E6E9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5BF7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E466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02DC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0.866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9A40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788B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17,616.180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500A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18,622.508</w:t>
            </w:r>
          </w:p>
        </w:tc>
      </w:tr>
      <w:tr w:rsidR="00CD372C" w:rsidRPr="00560C95" w14:paraId="2DF7ADC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A8B1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7020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6303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5A8F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001E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572D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2F12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B341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A7A5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22,724.319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57FE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17,974.739</w:t>
            </w:r>
          </w:p>
        </w:tc>
      </w:tr>
      <w:tr w:rsidR="00CD372C" w:rsidRPr="00560C95" w14:paraId="12D7511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1CF3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6F50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2E00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9B8F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9098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F9CA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9318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E85F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6918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5,127.505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A9DD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9,994.406</w:t>
            </w:r>
          </w:p>
        </w:tc>
      </w:tr>
      <w:tr w:rsidR="00CD372C" w:rsidRPr="00560C95" w14:paraId="205DB76D"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4E104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sd_lizard_id__Intercept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D4685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B3899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B1C09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373CA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1F731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8E322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0.235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281B3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A8637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3,707.605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FCDAA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7,986.588</w:t>
            </w:r>
          </w:p>
        </w:tc>
      </w:tr>
    </w:tbl>
    <w:p w14:paraId="46529A41"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Model formula: t_D~ motivation + cort:motivation + cort * temp + age_trial + sex + prey + (1|clutch) + (1|lizard_id). Model convergence was checked through rhat and ess_bulk values. Summary indicates no effect of age, sex, familiarity with prey (prey), motivation, or the cort-motivation interaction, so they were discarded from the final models.</w:t>
      </w:r>
    </w:p>
    <w:p w14:paraId="69F4784B"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62B7B66D"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lastRenderedPageBreak/>
        <w:t>Table S24. Summary of the preliminary model for Detection Latency (t_D) of Visual stimuli.</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7FD2DBFD"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DE63F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AECC6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E58AE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0E8BD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16D13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64908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0986B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83495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A092E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305FA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3C2A814F"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E73F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2C82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4833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9A32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5CDE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0.189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9584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DA16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0.297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6741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0779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17,623.709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9930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18,427.316</w:t>
            </w:r>
          </w:p>
        </w:tc>
      </w:tr>
      <w:tr w:rsidR="00CD372C" w:rsidRPr="00560C95" w14:paraId="27C4A03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F80A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b_motivation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74F0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06B0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6EC7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B8EC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0CBB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5305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D085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515F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15,366.664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89F5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17,567.931</w:t>
            </w:r>
          </w:p>
        </w:tc>
      </w:tr>
      <w:tr w:rsidR="00CD372C" w:rsidRPr="00560C95" w14:paraId="0D19358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279B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4AD1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0062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8904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4081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6ACA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A3DC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12DE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B91C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14,103.264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4270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16,211.835</w:t>
            </w:r>
          </w:p>
        </w:tc>
      </w:tr>
      <w:tr w:rsidR="00CD372C" w:rsidRPr="00560C95" w14:paraId="7B0D98E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7E9C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0D17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1597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2E94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C0C9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C6F8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0348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B599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89AB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15,582.935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46CC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16,776.612</w:t>
            </w:r>
          </w:p>
        </w:tc>
      </w:tr>
      <w:tr w:rsidR="00CD372C" w:rsidRPr="00560C95" w14:paraId="218169C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0DAB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b_age_trial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3B33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F0DC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1AD5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2E49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7C7A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3FD7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F418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1B19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18,881.619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67D4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18,052.101</w:t>
            </w:r>
          </w:p>
        </w:tc>
      </w:tr>
      <w:tr w:rsidR="00CD372C" w:rsidRPr="00560C95" w14:paraId="04AD0BE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3044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7F89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8F97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856E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AA69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6FF5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ECE2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7795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61FB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23,020.086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CBDE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18,794.862</w:t>
            </w:r>
          </w:p>
        </w:tc>
      </w:tr>
      <w:tr w:rsidR="00CD372C" w:rsidRPr="00560C95" w14:paraId="304DA51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E420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b_preyUnknown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71D3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7D22A"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68EA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B0D4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A608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6B45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0A95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D82F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33,319.202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60A1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17,462.251</w:t>
            </w:r>
          </w:p>
        </w:tc>
      </w:tr>
      <w:tr w:rsidR="00CD372C" w:rsidRPr="00560C95" w14:paraId="09C629E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2442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b_motivation:cortCORT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CA6B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4969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11B9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BF3F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B9749"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7A0B6"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D541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0A8E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13,965.569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BE9D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16,393.607</w:t>
            </w:r>
          </w:p>
        </w:tc>
      </w:tr>
      <w:tr w:rsidR="00CD372C" w:rsidRPr="00560C95" w14:paraId="4E90BCA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366F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2702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57CD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43A1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4B42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13B47"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BE23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24680"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77345"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16,182.964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DDE9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15,811.076</w:t>
            </w:r>
          </w:p>
        </w:tc>
      </w:tr>
      <w:tr w:rsidR="00CD372C" w:rsidRPr="00560C95" w14:paraId="3939817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2AAF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66E98"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DB06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4807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1E99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A355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C55DF"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6FFA3"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9EFD4"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2,609.428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242CE"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6,614.888</w:t>
            </w:r>
          </w:p>
        </w:tc>
      </w:tr>
      <w:tr w:rsidR="00CD372C" w:rsidRPr="00560C95" w14:paraId="0FF7FED2"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27DD7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sd_lizard_id__Intercept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68CD8B"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A20BC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0.222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AA0F8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21B5A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41E5BC"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174DFD"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0.353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17C3F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C4D702"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2,430.757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793521" w14:textId="77777777" w:rsidR="00CD372C" w:rsidRPr="00560C95" w:rsidRDefault="000751A7">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4,501.121</w:t>
            </w:r>
          </w:p>
        </w:tc>
      </w:tr>
    </w:tbl>
    <w:p w14:paraId="37F76ADF"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Model formula: t_D~ motivation + cort:motivation + cort * temp + age_trial + sex + prey + (1|clutch) + (1|lizard_id). Model convergence was checked through rhat and ess_bulk values. Summary indicates no effect of age, sex, familiarity with prey (prey), motivation, or the cort-motivation interaction, so they were discarded from the final models.</w:t>
      </w:r>
    </w:p>
    <w:p w14:paraId="29CBC9C6"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0A0885D4" w14:textId="77777777" w:rsidR="00CD372C" w:rsidRPr="00560C95" w:rsidRDefault="000751A7">
      <w:pPr>
        <w:pStyle w:val="Heading4"/>
        <w:rPr>
          <w:rFonts w:ascii="Times New Roman" w:hAnsi="Times New Roman" w:cs="Times New Roman"/>
        </w:rPr>
      </w:pPr>
      <w:bookmarkStart w:id="143" w:name="final-models-diagnostics-plots"/>
      <w:bookmarkEnd w:id="142"/>
      <w:r w:rsidRPr="00560C95">
        <w:rPr>
          <w:rFonts w:ascii="Times New Roman" w:hAnsi="Times New Roman" w:cs="Times New Roman"/>
        </w:rPr>
        <w:lastRenderedPageBreak/>
        <w:t>Final models diagnostics (plots)</w:t>
      </w:r>
    </w:p>
    <w:p w14:paraId="0402C1C7" w14:textId="77777777" w:rsidR="00CD372C" w:rsidRPr="00560C95" w:rsidRDefault="000751A7">
      <w:pPr>
        <w:pStyle w:val="FirstParagraph"/>
        <w:rPr>
          <w:rFonts w:cs="Times New Roman"/>
        </w:rPr>
      </w:pPr>
      <w:r w:rsidRPr="00560C95">
        <w:rPr>
          <w:rFonts w:cs="Times New Roman"/>
          <w:noProof/>
        </w:rPr>
        <w:drawing>
          <wp:inline distT="0" distB="0" distL="0" distR="0" wp14:anchorId="7E71F015" wp14:editId="138CC3C0">
            <wp:extent cx="4160520" cy="5825080"/>
            <wp:effectExtent l="0" t="0" r="0" b="0"/>
            <wp:docPr id="176" name="Picture"/>
            <wp:cNvGraphicFramePr/>
            <a:graphic xmlns:a="http://schemas.openxmlformats.org/drawingml/2006/main">
              <a:graphicData uri="http://schemas.openxmlformats.org/drawingml/2006/picture">
                <pic:pic xmlns:pic="http://schemas.openxmlformats.org/drawingml/2006/picture">
                  <pic:nvPicPr>
                    <pic:cNvPr id="177" name="Picture" descr="./output/figures/suppl/Figure_S1.tiff"/>
                    <pic:cNvPicPr>
                      <a:picLocks noChangeAspect="1" noChangeArrowheads="1"/>
                    </pic:cNvPicPr>
                  </pic:nvPicPr>
                  <pic:blipFill>
                    <a:blip r:embed="rId43"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78D0A5C3"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Fig S1. Posterior predictive checks for the model of Mitochondrial Density in Olfactory Bulbs. Formula: mean_mitodensity ~ cort * temp + (1|clutch)</w:t>
      </w:r>
    </w:p>
    <w:p w14:paraId="77742C10"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3ECB562D"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4AA3A455" wp14:editId="2F52B8EA">
            <wp:extent cx="4160520" cy="5825080"/>
            <wp:effectExtent l="0" t="0" r="0" b="0"/>
            <wp:docPr id="179" name="Picture"/>
            <wp:cNvGraphicFramePr/>
            <a:graphic xmlns:a="http://schemas.openxmlformats.org/drawingml/2006/main">
              <a:graphicData uri="http://schemas.openxmlformats.org/drawingml/2006/picture">
                <pic:pic xmlns:pic="http://schemas.openxmlformats.org/drawingml/2006/picture">
                  <pic:nvPicPr>
                    <pic:cNvPr id="180" name="Picture" descr="./output/figures/suppl/Figure_S2.tiff"/>
                    <pic:cNvPicPr>
                      <a:picLocks noChangeAspect="1" noChangeArrowheads="1"/>
                    </pic:cNvPicPr>
                  </pic:nvPicPr>
                  <pic:blipFill>
                    <a:blip r:embed="rId44"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19B5D9A3"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Fig S2. Posterior predictive checks for the model of Mitochondrial Density in Optic Tecta. Formula: mean_mitodensity ~ cort * temp + (1|clutch)</w:t>
      </w:r>
    </w:p>
    <w:p w14:paraId="706AFB28"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53322F88"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082A90CB" wp14:editId="6CCDD434">
            <wp:extent cx="4160520" cy="5825080"/>
            <wp:effectExtent l="0" t="0" r="0" b="0"/>
            <wp:docPr id="182" name="Picture"/>
            <wp:cNvGraphicFramePr/>
            <a:graphic xmlns:a="http://schemas.openxmlformats.org/drawingml/2006/main">
              <a:graphicData uri="http://schemas.openxmlformats.org/drawingml/2006/picture">
                <pic:pic xmlns:pic="http://schemas.openxmlformats.org/drawingml/2006/picture">
                  <pic:nvPicPr>
                    <pic:cNvPr id="183" name="Picture" descr="./output/figures/suppl/Figure_S3.tiff"/>
                    <pic:cNvPicPr>
                      <a:picLocks noChangeAspect="1" noChangeArrowheads="1"/>
                    </pic:cNvPicPr>
                  </pic:nvPicPr>
                  <pic:blipFill>
                    <a:blip r:embed="rId45"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475653F1"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Fig S3. Posterior predictive checks for the model of Metabolic capacity in Olfactory Bulbs. Formula: mean_potential ~ cort * temp + (1|clutch)</w:t>
      </w:r>
    </w:p>
    <w:p w14:paraId="55DF0EBB"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6944EF07"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25BE8A41" wp14:editId="2CCDC365">
            <wp:extent cx="4160520" cy="5825080"/>
            <wp:effectExtent l="0" t="0" r="0" b="0"/>
            <wp:docPr id="185" name="Picture"/>
            <wp:cNvGraphicFramePr/>
            <a:graphic xmlns:a="http://schemas.openxmlformats.org/drawingml/2006/main">
              <a:graphicData uri="http://schemas.openxmlformats.org/drawingml/2006/picture">
                <pic:pic xmlns:pic="http://schemas.openxmlformats.org/drawingml/2006/picture">
                  <pic:nvPicPr>
                    <pic:cNvPr id="186" name="Picture" descr="./output/figures/suppl/Figure_S4.tiff"/>
                    <pic:cNvPicPr>
                      <a:picLocks noChangeAspect="1" noChangeArrowheads="1"/>
                    </pic:cNvPicPr>
                  </pic:nvPicPr>
                  <pic:blipFill>
                    <a:blip r:embed="rId46"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1492CA3E"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Fig S4. Posterior predictive checks for the model of Metabolic capacity in Optic Tecta. Formula: mean_potential ~ cort * temp + (1|clutch)</w:t>
      </w:r>
    </w:p>
    <w:p w14:paraId="5E65792C"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75E68637"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0EC9A4E1" wp14:editId="0C62290E">
            <wp:extent cx="4160520" cy="5825080"/>
            <wp:effectExtent l="0" t="0" r="0" b="0"/>
            <wp:docPr id="188" name="Picture"/>
            <wp:cNvGraphicFramePr/>
            <a:graphic xmlns:a="http://schemas.openxmlformats.org/drawingml/2006/main">
              <a:graphicData uri="http://schemas.openxmlformats.org/drawingml/2006/picture">
                <pic:pic xmlns:pic="http://schemas.openxmlformats.org/drawingml/2006/picture">
                  <pic:nvPicPr>
                    <pic:cNvPr id="189" name="Picture" descr="./output/figures/suppl/Figure_S5.tiff"/>
                    <pic:cNvPicPr>
                      <a:picLocks noChangeAspect="1" noChangeArrowheads="1"/>
                    </pic:cNvPicPr>
                  </pic:nvPicPr>
                  <pic:blipFill>
                    <a:blip r:embed="rId47"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27B7E823"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Fig S5. Posterior predictive checks for the model of Metabolic capacity/Mitochondrial density in Olfactory Bulbs. Formula: mean_potential ~ cort * temp + (1|clutch)</w:t>
      </w:r>
    </w:p>
    <w:p w14:paraId="55515FCE"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2DD53A8D"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36F17EDE" wp14:editId="6656009B">
            <wp:extent cx="4160520" cy="5825080"/>
            <wp:effectExtent l="0" t="0" r="0" b="0"/>
            <wp:docPr id="191" name="Picture"/>
            <wp:cNvGraphicFramePr/>
            <a:graphic xmlns:a="http://schemas.openxmlformats.org/drawingml/2006/main">
              <a:graphicData uri="http://schemas.openxmlformats.org/drawingml/2006/picture">
                <pic:pic xmlns:pic="http://schemas.openxmlformats.org/drawingml/2006/picture">
                  <pic:nvPicPr>
                    <pic:cNvPr id="192" name="Picture" descr="./output/figures/suppl/Figure_S6.tiff"/>
                    <pic:cNvPicPr>
                      <a:picLocks noChangeAspect="1" noChangeArrowheads="1"/>
                    </pic:cNvPicPr>
                  </pic:nvPicPr>
                  <pic:blipFill>
                    <a:blip r:embed="rId47"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68340F75"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Fig S6. Posterior predictive checks for the model of Metabolic capacity/Mitochondrial density in Optic Tecta. Formula: mean_potential ~ cort * temp + (1|clutch)</w:t>
      </w:r>
    </w:p>
    <w:p w14:paraId="3041EC59"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6C14DAEF"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40641EB3" wp14:editId="1D4E77C8">
            <wp:extent cx="4160520" cy="5825080"/>
            <wp:effectExtent l="0" t="0" r="0" b="0"/>
            <wp:docPr id="194" name="Picture"/>
            <wp:cNvGraphicFramePr/>
            <a:graphic xmlns:a="http://schemas.openxmlformats.org/drawingml/2006/main">
              <a:graphicData uri="http://schemas.openxmlformats.org/drawingml/2006/picture">
                <pic:pic xmlns:pic="http://schemas.openxmlformats.org/drawingml/2006/picture">
                  <pic:nvPicPr>
                    <pic:cNvPr id="195" name="Picture" descr="./output/figures/suppl/Figure_S7.tiff"/>
                    <pic:cNvPicPr>
                      <a:picLocks noChangeAspect="1" noChangeArrowheads="1"/>
                    </pic:cNvPicPr>
                  </pic:nvPicPr>
                  <pic:blipFill>
                    <a:blip r:embed="rId48"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77200366"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Fig S7. Posterior predictive checks for the model of ROS Production in Olfactory Bulbs. Formula: mean_ros ~ cort * temp + (1|clutch)</w:t>
      </w:r>
    </w:p>
    <w:p w14:paraId="222F5492"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0CCC29E7"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34829B9C" wp14:editId="1AA3E9D6">
            <wp:extent cx="4160520" cy="5825080"/>
            <wp:effectExtent l="0" t="0" r="0" b="0"/>
            <wp:docPr id="197" name="Picture"/>
            <wp:cNvGraphicFramePr/>
            <a:graphic xmlns:a="http://schemas.openxmlformats.org/drawingml/2006/main">
              <a:graphicData uri="http://schemas.openxmlformats.org/drawingml/2006/picture">
                <pic:pic xmlns:pic="http://schemas.openxmlformats.org/drawingml/2006/picture">
                  <pic:nvPicPr>
                    <pic:cNvPr id="198" name="Picture" descr="./output/figures/suppl/Figure_S8.tiff"/>
                    <pic:cNvPicPr>
                      <a:picLocks noChangeAspect="1" noChangeArrowheads="1"/>
                    </pic:cNvPicPr>
                  </pic:nvPicPr>
                  <pic:blipFill>
                    <a:blip r:embed="rId49"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0F7033A0"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Fig S8. Posterior predictive checks for the model of ROS Production in Optic Tecta. Formula: mean_ros ~ cort * temp + (1|clutch)</w:t>
      </w:r>
    </w:p>
    <w:p w14:paraId="5E793726"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6B458538"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21E36F28" wp14:editId="422182CE">
            <wp:extent cx="4160520" cy="5825080"/>
            <wp:effectExtent l="0" t="0" r="0" b="0"/>
            <wp:docPr id="200" name="Picture"/>
            <wp:cNvGraphicFramePr/>
            <a:graphic xmlns:a="http://schemas.openxmlformats.org/drawingml/2006/main">
              <a:graphicData uri="http://schemas.openxmlformats.org/drawingml/2006/picture">
                <pic:pic xmlns:pic="http://schemas.openxmlformats.org/drawingml/2006/picture">
                  <pic:nvPicPr>
                    <pic:cNvPr id="201" name="Picture" descr="./output/figures/suppl/Figure_S9.tiff"/>
                    <pic:cNvPicPr>
                      <a:picLocks noChangeAspect="1" noChangeArrowheads="1"/>
                    </pic:cNvPicPr>
                  </pic:nvPicPr>
                  <pic:blipFill>
                    <a:blip r:embed="rId50"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65149C12"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Fig S9. Posterior predictive checks for the model of ROS Production/Mitochondrial density in Olfactory Bulbs. Formula: mean_ros ~ cort * temp + (1|clutch)</w:t>
      </w:r>
    </w:p>
    <w:p w14:paraId="62B43993"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3711B0D7"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0CCBCF46" wp14:editId="7316860D">
            <wp:extent cx="4160520" cy="5825080"/>
            <wp:effectExtent l="0" t="0" r="0" b="0"/>
            <wp:docPr id="203" name="Picture"/>
            <wp:cNvGraphicFramePr/>
            <a:graphic xmlns:a="http://schemas.openxmlformats.org/drawingml/2006/main">
              <a:graphicData uri="http://schemas.openxmlformats.org/drawingml/2006/picture">
                <pic:pic xmlns:pic="http://schemas.openxmlformats.org/drawingml/2006/picture">
                  <pic:nvPicPr>
                    <pic:cNvPr id="204" name="Picture" descr="./output/figures/suppl/Figure_S10.tiff"/>
                    <pic:cNvPicPr>
                      <a:picLocks noChangeAspect="1" noChangeArrowheads="1"/>
                    </pic:cNvPicPr>
                  </pic:nvPicPr>
                  <pic:blipFill>
                    <a:blip r:embed="rId51"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3CBA0C49"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Fig S10. Posterior predictive checks for the model of ROS Production/Mitochondrial density in Optic Tecta. Formula: mean_ros ~ cort * temp + (1|clutch)</w:t>
      </w:r>
    </w:p>
    <w:p w14:paraId="487620BD"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76D2D2CA"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57E534D7" wp14:editId="0D438A1F">
            <wp:extent cx="4160520" cy="5825080"/>
            <wp:effectExtent l="0" t="0" r="0" b="0"/>
            <wp:docPr id="206" name="Picture"/>
            <wp:cNvGraphicFramePr/>
            <a:graphic xmlns:a="http://schemas.openxmlformats.org/drawingml/2006/main">
              <a:graphicData uri="http://schemas.openxmlformats.org/drawingml/2006/picture">
                <pic:pic xmlns:pic="http://schemas.openxmlformats.org/drawingml/2006/picture">
                  <pic:nvPicPr>
                    <pic:cNvPr id="207" name="Picture" descr="./output/figures/suppl/Figure_S11.tiff"/>
                    <pic:cNvPicPr>
                      <a:picLocks noChangeAspect="1" noChangeArrowheads="1"/>
                    </pic:cNvPicPr>
                  </pic:nvPicPr>
                  <pic:blipFill>
                    <a:blip r:embed="rId52"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10ED9150"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Fig S11. Posterior predictive checks for the model of DNA Damage in Olfactory Bulbs. Formula: mean_dnadamage ~ cort * temp + age_euthanasia + sex + (1|clutch)</w:t>
      </w:r>
    </w:p>
    <w:p w14:paraId="04EC5C32"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7A998B21"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348C69C4" wp14:editId="2E83B1AA">
            <wp:extent cx="4160520" cy="5825080"/>
            <wp:effectExtent l="0" t="0" r="0" b="0"/>
            <wp:docPr id="209" name="Picture"/>
            <wp:cNvGraphicFramePr/>
            <a:graphic xmlns:a="http://schemas.openxmlformats.org/drawingml/2006/main">
              <a:graphicData uri="http://schemas.openxmlformats.org/drawingml/2006/picture">
                <pic:pic xmlns:pic="http://schemas.openxmlformats.org/drawingml/2006/picture">
                  <pic:nvPicPr>
                    <pic:cNvPr id="210" name="Picture" descr="./output/figures/suppl/Figure_S12.tiff"/>
                    <pic:cNvPicPr>
                      <a:picLocks noChangeAspect="1" noChangeArrowheads="1"/>
                    </pic:cNvPicPr>
                  </pic:nvPicPr>
                  <pic:blipFill>
                    <a:blip r:embed="rId53"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6F7B6E31"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Fig S12. Posterior predictive checks for the model of DNA Damage in Optic Tecta. Formula: mean_dnadamage ~ cort * temp + sex + (1|clutch)</w:t>
      </w:r>
    </w:p>
    <w:p w14:paraId="6D3F3BB8"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2DE2EDAB"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0098DDEE" wp14:editId="1635F1A3">
            <wp:extent cx="4160520" cy="5825080"/>
            <wp:effectExtent l="0" t="0" r="0" b="0"/>
            <wp:docPr id="212" name="Picture"/>
            <wp:cNvGraphicFramePr/>
            <a:graphic xmlns:a="http://schemas.openxmlformats.org/drawingml/2006/main">
              <a:graphicData uri="http://schemas.openxmlformats.org/drawingml/2006/picture">
                <pic:pic xmlns:pic="http://schemas.openxmlformats.org/drawingml/2006/picture">
                  <pic:nvPicPr>
                    <pic:cNvPr id="213" name="Picture" descr="./output/figures/suppl/Figure_S13.tiff"/>
                    <pic:cNvPicPr>
                      <a:picLocks noChangeAspect="1" noChangeArrowheads="1"/>
                    </pic:cNvPicPr>
                  </pic:nvPicPr>
                  <pic:blipFill>
                    <a:blip r:embed="rId54"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75C47B48"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Fig S13. Posterior predictive checks for the model of Lipid Peroxidation in Olfactory Bulbs. Formula: mean_peroxidation ~ cort * temp + age_euthanasia + (1|clutch)</w:t>
      </w:r>
    </w:p>
    <w:p w14:paraId="0DBA61E9"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424AD893"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60EA0969" wp14:editId="52D37B81">
            <wp:extent cx="4160520" cy="5825080"/>
            <wp:effectExtent l="0" t="0" r="0" b="0"/>
            <wp:docPr id="215" name="Picture"/>
            <wp:cNvGraphicFramePr/>
            <a:graphic xmlns:a="http://schemas.openxmlformats.org/drawingml/2006/main">
              <a:graphicData uri="http://schemas.openxmlformats.org/drawingml/2006/picture">
                <pic:pic xmlns:pic="http://schemas.openxmlformats.org/drawingml/2006/picture">
                  <pic:nvPicPr>
                    <pic:cNvPr id="216" name="Picture" descr="./output/figures/suppl/Figure_S14.tiff"/>
                    <pic:cNvPicPr>
                      <a:picLocks noChangeAspect="1" noChangeArrowheads="1"/>
                    </pic:cNvPicPr>
                  </pic:nvPicPr>
                  <pic:blipFill>
                    <a:blip r:embed="rId55"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4C634A55"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Fig S14. Posterior predictive checks for the model of Lipid Peroxidation in Optic Tecta. Formula: mean_peroxidation ~ cort * temp + age_euthanasia + (1|clutch)</w:t>
      </w:r>
    </w:p>
    <w:p w14:paraId="18276AEF"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3B3E1450"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4AC3CF90" wp14:editId="118267C4">
            <wp:extent cx="4160520" cy="5825080"/>
            <wp:effectExtent l="0" t="0" r="0" b="0"/>
            <wp:docPr id="218" name="Picture"/>
            <wp:cNvGraphicFramePr/>
            <a:graphic xmlns:a="http://schemas.openxmlformats.org/drawingml/2006/main">
              <a:graphicData uri="http://schemas.openxmlformats.org/drawingml/2006/picture">
                <pic:pic xmlns:pic="http://schemas.openxmlformats.org/drawingml/2006/picture">
                  <pic:nvPicPr>
                    <pic:cNvPr id="219" name="Picture" descr="./output/figures/suppl/Figure_S15.tiff"/>
                    <pic:cNvPicPr>
                      <a:picLocks noChangeAspect="1" noChangeArrowheads="1"/>
                    </pic:cNvPicPr>
                  </pic:nvPicPr>
                  <pic:blipFill>
                    <a:blip r:embed="rId56"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579E1176"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Fig S15. Posterior predictive checks for the model of Detection Latency (t_D) in Chemical trials. Formula: t_D~ cort * temp + motivation + cort:motivation + (1|clutch) + (1|lizard_id)</w:t>
      </w:r>
    </w:p>
    <w:p w14:paraId="6610B1E2"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29851906"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45AD3B88" wp14:editId="178CD98B">
            <wp:extent cx="4160520" cy="5825080"/>
            <wp:effectExtent l="0" t="0" r="0" b="0"/>
            <wp:docPr id="221" name="Picture"/>
            <wp:cNvGraphicFramePr/>
            <a:graphic xmlns:a="http://schemas.openxmlformats.org/drawingml/2006/main">
              <a:graphicData uri="http://schemas.openxmlformats.org/drawingml/2006/picture">
                <pic:pic xmlns:pic="http://schemas.openxmlformats.org/drawingml/2006/picture">
                  <pic:nvPicPr>
                    <pic:cNvPr id="222" name="Picture" descr="./output/figures/suppl/Figure_S16.tiff"/>
                    <pic:cNvPicPr>
                      <a:picLocks noChangeAspect="1" noChangeArrowheads="1"/>
                    </pic:cNvPicPr>
                  </pic:nvPicPr>
                  <pic:blipFill>
                    <a:blip r:embed="rId57"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721DC090"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Fig S16. Posterior predictive checks for the model of Detection Latency (t_D) in Visual trials. Formula: t_D~ cort * temp + (1|clutch) + (1|lizard_id)</w:t>
      </w:r>
    </w:p>
    <w:p w14:paraId="7A7135CA"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p>
    <w:p w14:paraId="642992B9" w14:textId="77777777" w:rsidR="00CD372C" w:rsidRPr="00560C95" w:rsidRDefault="000751A7">
      <w:pPr>
        <w:pStyle w:val="Heading4"/>
        <w:rPr>
          <w:rFonts w:ascii="Times New Roman" w:hAnsi="Times New Roman" w:cs="Times New Roman"/>
        </w:rPr>
      </w:pPr>
      <w:bookmarkStart w:id="144" w:name="brain-validation"/>
      <w:bookmarkEnd w:id="143"/>
      <w:r w:rsidRPr="00560C95">
        <w:rPr>
          <w:rFonts w:ascii="Times New Roman" w:hAnsi="Times New Roman" w:cs="Times New Roman"/>
        </w:rPr>
        <w:lastRenderedPageBreak/>
        <w:t>Brain validation</w:t>
      </w:r>
    </w:p>
    <w:p w14:paraId="29EEA54A" w14:textId="77777777" w:rsidR="00CD372C" w:rsidRPr="00560C95" w:rsidRDefault="000751A7">
      <w:pPr>
        <w:pStyle w:val="FirstParagraph"/>
        <w:rPr>
          <w:rFonts w:cs="Times New Roman"/>
        </w:rPr>
      </w:pPr>
      <w:r w:rsidRPr="00560C95">
        <w:rPr>
          <w:rFonts w:cs="Times New Roman"/>
        </w:rPr>
        <w:t>To ensure that neurons were not unintentionally lost during homogenisation, we performed a pilot study where we euthanised four lizards and prepared the homogenates from the same brain regions as in the experiment. The homogenates were then dyed with a specific neuronal marker as described in Farrow et al. (2021) and Storks et al. (2023). We employed flow cytometry and fluorescence microscopy to check for the presence of neurons in the homogenates.</w:t>
      </w:r>
    </w:p>
    <w:p w14:paraId="4347D8CE"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 xml:space="preserve">We followed the procedures outlined above (see </w:t>
      </w:r>
      <w:r w:rsidRPr="00560C95">
        <w:rPr>
          <w:rFonts w:ascii="Times New Roman" w:hAnsi="Times New Roman" w:cs="Times New Roman"/>
          <w:i/>
          <w:iCs/>
        </w:rPr>
        <w:t>Methods: Flow cytometry</w:t>
      </w:r>
      <w:r w:rsidRPr="00560C95">
        <w:rPr>
          <w:rFonts w:ascii="Times New Roman" w:hAnsi="Times New Roman" w:cs="Times New Roman"/>
        </w:rPr>
        <w:t xml:space="preserve">) for euthanasia and homogenisation. Cells were also fixed and permeabilised as described previously before staining them (see </w:t>
      </w:r>
      <w:r w:rsidRPr="00560C95">
        <w:rPr>
          <w:rFonts w:ascii="Times New Roman" w:hAnsi="Times New Roman" w:cs="Times New Roman"/>
          <w:i/>
          <w:iCs/>
        </w:rPr>
        <w:t>Methods: Flow cytometry</w:t>
      </w:r>
      <w:r w:rsidRPr="00560C95">
        <w:rPr>
          <w:rFonts w:ascii="Times New Roman" w:hAnsi="Times New Roman" w:cs="Times New Roman"/>
        </w:rPr>
        <w:t>). Following permeabilisation, the samples were centrifuged at 1000 RCF for 10 minutes and the resulting pellet was resuspended in 100 µL of a 1:100 dilution of NeuN + Alexa488 fluorescent conjugate to dye the neuronal nuclei (Farrow et al. 2021; Storks et al. 2023). The samples were incubated at +4 ºC overnight.</w:t>
      </w:r>
    </w:p>
    <w:p w14:paraId="36553745"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The following day we centrifuged the samples at 1000 RCF for 10 minutes and resuspended the pellet in 100 µL of PBS. Samples were split in two: 50 µL from each was reserved for examination under a Zeiss AxioObserver Z1 microscope, while the remaining 50 µL from each sample was pooled into a single tube for flow cytometry analysis, which allowed us to validate that our gating strategy was correct.</w:t>
      </w:r>
    </w:p>
    <w:p w14:paraId="7E362323"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Samples examined under the microscope showed a clear presence of neuronal nuclei in the homogenates (Fig. S13). Flow cytometry analysis also confirmed the presence of neuronal nuclei in the homogenates, that were within the size range of the cells employed in the experiment (mean size cells experiment in OB = 3.801, 95% CI = [2.568, 4.276], n = 80; size neurons in OB = 3.1670218; mean size cells experiment in OT = 4.218, 95% CI = [3.790, 4.467], n = 80; size neurons in OB = 3.9417101).</w:t>
      </w:r>
    </w:p>
    <w:tbl>
      <w:tblPr>
        <w:tblStyle w:val="Table"/>
        <w:tblW w:w="5000" w:type="pct"/>
        <w:tblLayout w:type="fixed"/>
        <w:tblLook w:val="0000" w:firstRow="0" w:lastRow="0" w:firstColumn="0" w:lastColumn="0" w:noHBand="0" w:noVBand="0"/>
      </w:tblPr>
      <w:tblGrid>
        <w:gridCol w:w="9360"/>
      </w:tblGrid>
      <w:tr w:rsidR="00CD372C" w:rsidRPr="00560C95" w14:paraId="2DE38F5B" w14:textId="77777777">
        <w:tc>
          <w:tcPr>
            <w:tcW w:w="7920" w:type="dxa"/>
          </w:tcPr>
          <w:p w14:paraId="7DEEE415" w14:textId="77777777" w:rsidR="00CD372C" w:rsidRPr="00560C95" w:rsidRDefault="000751A7">
            <w:pPr>
              <w:pStyle w:val="Compact"/>
              <w:jc w:val="center"/>
              <w:rPr>
                <w:rFonts w:ascii="Times New Roman" w:hAnsi="Times New Roman" w:cs="Times New Roman"/>
              </w:rPr>
            </w:pPr>
            <w:bookmarkStart w:id="145" w:name="fig-S13"/>
            <w:r w:rsidRPr="00560C95">
              <w:rPr>
                <w:rFonts w:ascii="Times New Roman" w:hAnsi="Times New Roman" w:cs="Times New Roman"/>
                <w:noProof/>
              </w:rPr>
              <w:drawing>
                <wp:inline distT="0" distB="0" distL="0" distR="0" wp14:anchorId="047FB8EC" wp14:editId="2C03597D">
                  <wp:extent cx="5399532" cy="1799844"/>
                  <wp:effectExtent l="0" t="0" r="0" b="0"/>
                  <wp:docPr id="225" name="Picture"/>
                  <wp:cNvGraphicFramePr/>
                  <a:graphic xmlns:a="http://schemas.openxmlformats.org/drawingml/2006/main">
                    <a:graphicData uri="http://schemas.openxmlformats.org/drawingml/2006/picture">
                      <pic:pic xmlns:pic="http://schemas.openxmlformats.org/drawingml/2006/picture">
                        <pic:nvPicPr>
                          <pic:cNvPr id="226" name="Picture" descr="./output/figures/suppl/Figure_SX13.tiff"/>
                          <pic:cNvPicPr>
                            <a:picLocks noChangeAspect="1" noChangeArrowheads="1"/>
                          </pic:cNvPicPr>
                        </pic:nvPicPr>
                        <pic:blipFill>
                          <a:blip r:embed="rId58" cstate="email">
                            <a:extLst>
                              <a:ext uri="{28A0092B-C50C-407E-A947-70E740481C1C}">
                                <a14:useLocalDpi xmlns:a14="http://schemas.microsoft.com/office/drawing/2010/main"/>
                              </a:ext>
                            </a:extLst>
                          </a:blip>
                          <a:stretch>
                            <a:fillRect/>
                          </a:stretch>
                        </pic:blipFill>
                        <pic:spPr bwMode="auto">
                          <a:xfrm>
                            <a:off x="0" y="0"/>
                            <a:ext cx="5399532" cy="1799844"/>
                          </a:xfrm>
                          <a:prstGeom prst="rect">
                            <a:avLst/>
                          </a:prstGeom>
                          <a:noFill/>
                          <a:ln w="9525">
                            <a:noFill/>
                            <a:headEnd/>
                            <a:tailEnd/>
                          </a:ln>
                        </pic:spPr>
                      </pic:pic>
                    </a:graphicData>
                  </a:graphic>
                </wp:inline>
              </w:drawing>
            </w:r>
          </w:p>
          <w:p w14:paraId="50B0E8E6" w14:textId="77777777" w:rsidR="00CD372C" w:rsidRPr="00560C95" w:rsidRDefault="000751A7">
            <w:pPr>
              <w:pStyle w:val="ImageCaption"/>
              <w:spacing w:before="200"/>
              <w:rPr>
                <w:rFonts w:cs="Times New Roman"/>
              </w:rPr>
            </w:pPr>
            <w:r w:rsidRPr="00560C95">
              <w:rPr>
                <w:rFonts w:cs="Times New Roman"/>
              </w:rPr>
              <w:t>Fig 7— Fluorescence microscopy image of neuron nuclei stained with NeuN-Alexa 488. The image was excited using a 488 nm wavelength, and green fluorescence corresponds to NeuN-positive cells. In panel A, NeuN-positive cells for the homogenate of the Olfactory Bulb (OB). In panel B, NeuN-positive cells for the homogenate of the Optic Tecta (OT).</w:t>
            </w:r>
          </w:p>
        </w:tc>
        <w:bookmarkEnd w:id="145"/>
      </w:tr>
    </w:tbl>
    <w:p w14:paraId="0DFF5AB2"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Figure S17. Fluorescence microscopy image of neuron nuclei stained with NeuN-Alexa 488. Images were taken on a Zeiss AxioObserver Z1, equipped with Zeiss Axiocam 506 monochrome camera. A Zeiss 38HE fluorescent filter set (450-490nm Ex, 500-550nm Em.) was used in conjunction with a 63x 1.4 NA.</w:t>
      </w:r>
    </w:p>
    <w:p w14:paraId="184720D4"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b/>
          <w:bCs/>
        </w:rPr>
        <w:lastRenderedPageBreak/>
        <w:t>REFERENCES</w:t>
      </w:r>
    </w:p>
    <w:p w14:paraId="7BC32766"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 xml:space="preserve">Farrow LF, Andronicos NM, McDonald PG, Hamlin AS. 2021. Quantitative determination of neuronal size and density using flow cytometry. </w:t>
      </w:r>
      <w:r w:rsidRPr="00560C95">
        <w:rPr>
          <w:rFonts w:ascii="Times New Roman" w:hAnsi="Times New Roman" w:cs="Times New Roman"/>
          <w:i/>
          <w:iCs/>
        </w:rPr>
        <w:t>Journal of Neuroscience Methods</w:t>
      </w:r>
      <w:r w:rsidRPr="00560C95">
        <w:rPr>
          <w:rFonts w:ascii="Times New Roman" w:hAnsi="Times New Roman" w:cs="Times New Roman"/>
        </w:rPr>
        <w:t xml:space="preserve">, </w:t>
      </w:r>
      <w:r w:rsidRPr="00560C95">
        <w:rPr>
          <w:rFonts w:ascii="Times New Roman" w:hAnsi="Times New Roman" w:cs="Times New Roman"/>
          <w:b/>
          <w:bCs/>
        </w:rPr>
        <w:t>352</w:t>
      </w:r>
      <w:r w:rsidRPr="00560C95">
        <w:rPr>
          <w:rFonts w:ascii="Times New Roman" w:hAnsi="Times New Roman" w:cs="Times New Roman"/>
        </w:rPr>
        <w:t>, 109081.</w:t>
      </w:r>
    </w:p>
    <w:p w14:paraId="08CB71B7" w14:textId="77777777" w:rsidR="00CD372C" w:rsidRPr="00560C95" w:rsidRDefault="000751A7">
      <w:pPr>
        <w:pStyle w:val="BodyText"/>
        <w:rPr>
          <w:rFonts w:ascii="Times New Roman" w:hAnsi="Times New Roman" w:cs="Times New Roman"/>
        </w:rPr>
      </w:pPr>
      <w:r w:rsidRPr="00560C95">
        <w:rPr>
          <w:rFonts w:ascii="Times New Roman" w:hAnsi="Times New Roman" w:cs="Times New Roman"/>
        </w:rPr>
        <w:t xml:space="preserve">Storks L, Powell BJ, Leal M. 2023. Peeking inside the lizard brain: neuron numbers in Anolis and its implications for cognitive performance and vertebrate brain evolution. </w:t>
      </w:r>
      <w:r w:rsidRPr="00560C95">
        <w:rPr>
          <w:rFonts w:ascii="Times New Roman" w:hAnsi="Times New Roman" w:cs="Times New Roman"/>
          <w:i/>
          <w:iCs/>
        </w:rPr>
        <w:t>Integrative and Comparative Biology</w:t>
      </w:r>
      <w:r w:rsidRPr="00560C95">
        <w:rPr>
          <w:rFonts w:ascii="Times New Roman" w:hAnsi="Times New Roman" w:cs="Times New Roman"/>
        </w:rPr>
        <w:t xml:space="preserve">, </w:t>
      </w:r>
      <w:r w:rsidRPr="00560C95">
        <w:rPr>
          <w:rFonts w:ascii="Times New Roman" w:hAnsi="Times New Roman" w:cs="Times New Roman"/>
          <w:b/>
          <w:bCs/>
        </w:rPr>
        <w:t>63(1)</w:t>
      </w:r>
      <w:r w:rsidRPr="00560C95">
        <w:rPr>
          <w:rFonts w:ascii="Times New Roman" w:hAnsi="Times New Roman" w:cs="Times New Roman"/>
        </w:rPr>
        <w:t>, 223-237.</w:t>
      </w:r>
    </w:p>
    <w:p w14:paraId="7FD61E1E" w14:textId="77777777" w:rsidR="00CD372C" w:rsidRPr="00560C95" w:rsidRDefault="000751A7">
      <w:pPr>
        <w:rPr>
          <w:rFonts w:ascii="Times New Roman" w:hAnsi="Times New Roman" w:cs="Times New Roman"/>
        </w:rPr>
      </w:pPr>
      <w:r w:rsidRPr="00560C95">
        <w:rPr>
          <w:rFonts w:ascii="Times New Roman" w:hAnsi="Times New Roman" w:cs="Times New Roman"/>
        </w:rPr>
        <w:br w:type="page"/>
      </w:r>
      <w:bookmarkEnd w:id="134"/>
      <w:bookmarkEnd w:id="144"/>
    </w:p>
    <w:sectPr w:rsidR="00CD372C" w:rsidRPr="00560C95" w:rsidSect="00041485">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Ondi Crino" w:date="2026-07-20T10:59:00Z" w:initials="OC">
    <w:p w14:paraId="59ABF003" w14:textId="77777777" w:rsidR="00785AE8" w:rsidRDefault="00785AE8" w:rsidP="00785AE8">
      <w:pPr>
        <w:pStyle w:val="CommentText"/>
      </w:pPr>
      <w:r>
        <w:rPr>
          <w:rStyle w:val="CommentReference"/>
        </w:rPr>
        <w:annotationRef/>
      </w:r>
      <w:r>
        <w:t>Your original sentence was too complex with clauses about separate ideas</w:t>
      </w:r>
    </w:p>
  </w:comment>
  <w:comment w:id="15" w:author="Ondi Crino" w:date="2026-07-20T10:57:00Z" w:initials="OC">
    <w:p w14:paraId="40AEB6BF" w14:textId="77777777" w:rsidR="00785AE8" w:rsidRDefault="00785AE8" w:rsidP="00785AE8">
      <w:pPr>
        <w:pStyle w:val="CommentText"/>
      </w:pPr>
      <w:r>
        <w:rPr>
          <w:rStyle w:val="CommentReference"/>
        </w:rPr>
        <w:annotationRef/>
      </w:r>
      <w:r>
        <w:t>You would need to add a citation for this</w:t>
      </w:r>
    </w:p>
  </w:comment>
  <w:comment w:id="18" w:author="Ondi Crino" w:date="2026-07-20T11:00:00Z" w:initials="OC">
    <w:p w14:paraId="5C79C7B7" w14:textId="77777777" w:rsidR="00785AE8" w:rsidRDefault="00785AE8" w:rsidP="00785AE8">
      <w:pPr>
        <w:pStyle w:val="CommentText"/>
      </w:pPr>
      <w:r>
        <w:rPr>
          <w:rStyle w:val="CommentReference"/>
        </w:rPr>
        <w:annotationRef/>
      </w:r>
      <w:r>
        <w:t>You need to be really careful about equating GCs to stress like this</w:t>
      </w:r>
    </w:p>
  </w:comment>
  <w:comment w:id="45" w:author="Ondi Crino" w:date="2026-07-20T10:48:00Z" w:initials="OC">
    <w:p w14:paraId="32498818" w14:textId="77777777" w:rsidR="00D35918" w:rsidRDefault="00D35918" w:rsidP="00D35918">
      <w:pPr>
        <w:pStyle w:val="CommentText"/>
      </w:pPr>
      <w:r>
        <w:rPr>
          <w:rStyle w:val="CommentReference"/>
        </w:rPr>
        <w:annotationRef/>
      </w:r>
      <w:r>
        <w:t>Just an easier and more simple word to read</w:t>
      </w:r>
    </w:p>
  </w:comment>
  <w:comment w:id="50" w:author="Ondi Crino" w:date="2026-07-20T11:53:00Z" w:initials="OC">
    <w:p w14:paraId="3E9EE0AC" w14:textId="77777777" w:rsidR="002F3044" w:rsidRDefault="002F3044" w:rsidP="002F3044">
      <w:pPr>
        <w:pStyle w:val="CommentText"/>
      </w:pPr>
      <w:r>
        <w:rPr>
          <w:rStyle w:val="CommentReference"/>
        </w:rPr>
        <w:annotationRef/>
      </w:r>
      <w:r>
        <w:t>It can be helpful in topic sentences in the discussion to clarify that you’re talking about your results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ABF003" w15:done="0"/>
  <w15:commentEx w15:paraId="40AEB6BF" w15:done="0"/>
  <w15:commentEx w15:paraId="5C79C7B7" w15:done="0"/>
  <w15:commentEx w15:paraId="32498818" w15:done="0"/>
  <w15:commentEx w15:paraId="3E9EE0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309561" w16cex:dateUtc="2026-07-20T01:29:00Z"/>
  <w16cex:commentExtensible w16cex:durableId="2475E12C" w16cex:dateUtc="2026-07-20T01:27:00Z"/>
  <w16cex:commentExtensible w16cex:durableId="38C10575" w16cex:dateUtc="2026-07-20T01:30:00Z"/>
  <w16cex:commentExtensible w16cex:durableId="7968069B" w16cex:dateUtc="2026-07-20T01:18:00Z"/>
  <w16cex:commentExtensible w16cex:durableId="47A80F58" w16cex:dateUtc="2026-07-20T02: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ABF003" w16cid:durableId="5C309561"/>
  <w16cid:commentId w16cid:paraId="40AEB6BF" w16cid:durableId="2475E12C"/>
  <w16cid:commentId w16cid:paraId="5C79C7B7" w16cid:durableId="38C10575"/>
  <w16cid:commentId w16cid:paraId="32498818" w16cid:durableId="7968069B"/>
  <w16cid:commentId w16cid:paraId="3E9EE0AC" w16cid:durableId="47A80F5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auto"/>
    <w:pitch w:val="variable"/>
    <w:sig w:usb0="E00002FF" w:usb1="5000785B"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ndi Crino">
    <w15:presenceInfo w15:providerId="AD" w15:userId="S::crin0006@flinders.edu.au::14d01f18-b834-4109-ba44-5cbdcf7d2f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2D0"/>
    <w:rsid w:val="00041485"/>
    <w:rsid w:val="000751A7"/>
    <w:rsid w:val="000B5F5E"/>
    <w:rsid w:val="001B23CF"/>
    <w:rsid w:val="002D0CED"/>
    <w:rsid w:val="002F3044"/>
    <w:rsid w:val="00410006"/>
    <w:rsid w:val="004A62D0"/>
    <w:rsid w:val="0054291A"/>
    <w:rsid w:val="0054629D"/>
    <w:rsid w:val="00560C95"/>
    <w:rsid w:val="005D41C5"/>
    <w:rsid w:val="005F40FF"/>
    <w:rsid w:val="00785AE8"/>
    <w:rsid w:val="00806605"/>
    <w:rsid w:val="00956185"/>
    <w:rsid w:val="00AC3FBF"/>
    <w:rsid w:val="00BA3171"/>
    <w:rsid w:val="00BE6B2D"/>
    <w:rsid w:val="00CD372C"/>
    <w:rsid w:val="00D35918"/>
    <w:rsid w:val="00FE1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6664D"/>
  <w15:docId w15:val="{0AAB712C-1C9C-9048-A5D0-A2A13B98F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956185"/>
    <w:pPr>
      <w:keepNext/>
      <w:keepLines/>
      <w:spacing w:before="200" w:after="0"/>
      <w:outlineLvl w:val="1"/>
    </w:pPr>
    <w:rPr>
      <w:rFonts w:ascii="Times New Roman" w:eastAsiaTheme="majorEastAsia" w:hAnsi="Times New Roman" w:cstheme="majorBidi"/>
      <w:b/>
      <w:bCs/>
      <w:color w:val="000000" w:themeColor="tex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rsid w:val="00956185"/>
    <w:rPr>
      <w:rFonts w:ascii="Times New Roman" w:hAnsi="Times New Roman"/>
    </w:rPr>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956185"/>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FollowedHyperlink">
    <w:name w:val="FollowedHyperlink"/>
    <w:basedOn w:val="DefaultParagraphFont"/>
    <w:semiHidden/>
    <w:unhideWhenUsed/>
    <w:rsid w:val="00956185"/>
    <w:rPr>
      <w:color w:val="800080" w:themeColor="followedHyperlink"/>
      <w:u w:val="single"/>
    </w:rPr>
  </w:style>
  <w:style w:type="character" w:customStyle="1" w:styleId="BodyTextChar">
    <w:name w:val="Body Text Char"/>
    <w:basedOn w:val="DefaultParagraphFont"/>
    <w:link w:val="BodyText"/>
    <w:rsid w:val="00956185"/>
  </w:style>
  <w:style w:type="paragraph" w:styleId="ListParagraph">
    <w:name w:val="List Paragraph"/>
    <w:basedOn w:val="Normal"/>
    <w:rsid w:val="005F40FF"/>
    <w:pPr>
      <w:ind w:left="720"/>
      <w:contextualSpacing/>
    </w:pPr>
  </w:style>
  <w:style w:type="character" w:styleId="LineNumber">
    <w:name w:val="line number"/>
    <w:basedOn w:val="DefaultParagraphFont"/>
    <w:semiHidden/>
    <w:unhideWhenUsed/>
    <w:rsid w:val="005F40FF"/>
  </w:style>
  <w:style w:type="character" w:customStyle="1" w:styleId="Heading4Char">
    <w:name w:val="Heading 4 Char"/>
    <w:basedOn w:val="DefaultParagraphFont"/>
    <w:link w:val="Heading4"/>
    <w:uiPriority w:val="9"/>
    <w:rsid w:val="00560C95"/>
    <w:rPr>
      <w:rFonts w:asciiTheme="majorHAnsi" w:eastAsiaTheme="majorEastAsia" w:hAnsiTheme="majorHAnsi" w:cstheme="majorBidi"/>
      <w:bCs/>
      <w:i/>
      <w:color w:val="4F81BD" w:themeColor="accent1"/>
    </w:rPr>
  </w:style>
  <w:style w:type="table" w:styleId="TableGrid">
    <w:name w:val="Table Grid"/>
    <w:basedOn w:val="TableNormal"/>
    <w:uiPriority w:val="39"/>
    <w:rsid w:val="00560C95"/>
    <w:pPr>
      <w:spacing w:after="0"/>
    </w:pPr>
    <w:rPr>
      <w:kern w:val="2"/>
      <w:lang w:val="en-AU"/>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semiHidden/>
    <w:rsid w:val="00D35918"/>
    <w:pPr>
      <w:spacing w:after="0"/>
    </w:pPr>
  </w:style>
  <w:style w:type="character" w:styleId="CommentReference">
    <w:name w:val="annotation reference"/>
    <w:basedOn w:val="DefaultParagraphFont"/>
    <w:semiHidden/>
    <w:unhideWhenUsed/>
    <w:rsid w:val="00D35918"/>
    <w:rPr>
      <w:sz w:val="16"/>
      <w:szCs w:val="16"/>
    </w:rPr>
  </w:style>
  <w:style w:type="paragraph" w:styleId="CommentText">
    <w:name w:val="annotation text"/>
    <w:basedOn w:val="Normal"/>
    <w:link w:val="CommentTextChar"/>
    <w:unhideWhenUsed/>
    <w:rsid w:val="00D35918"/>
    <w:rPr>
      <w:sz w:val="20"/>
      <w:szCs w:val="20"/>
    </w:rPr>
  </w:style>
  <w:style w:type="character" w:customStyle="1" w:styleId="CommentTextChar">
    <w:name w:val="Comment Text Char"/>
    <w:basedOn w:val="DefaultParagraphFont"/>
    <w:link w:val="CommentText"/>
    <w:rsid w:val="00D35918"/>
    <w:rPr>
      <w:sz w:val="20"/>
      <w:szCs w:val="20"/>
    </w:rPr>
  </w:style>
  <w:style w:type="paragraph" w:styleId="CommentSubject">
    <w:name w:val="annotation subject"/>
    <w:basedOn w:val="CommentText"/>
    <w:next w:val="CommentText"/>
    <w:link w:val="CommentSubjectChar"/>
    <w:semiHidden/>
    <w:unhideWhenUsed/>
    <w:rsid w:val="00D35918"/>
    <w:rPr>
      <w:b/>
      <w:bCs/>
    </w:rPr>
  </w:style>
  <w:style w:type="character" w:customStyle="1" w:styleId="CommentSubjectChar">
    <w:name w:val="Comment Subject Char"/>
    <w:basedOn w:val="CommentTextChar"/>
    <w:link w:val="CommentSubject"/>
    <w:semiHidden/>
    <w:rsid w:val="00D3591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tiff"/><Relationship Id="rId18" Type="http://schemas.openxmlformats.org/officeDocument/2006/relationships/hyperlink" Target="https://doi.org/10.1371/journal.pone.0018277" TargetMode="External"/><Relationship Id="rId26" Type="http://schemas.openxmlformats.org/officeDocument/2006/relationships/hyperlink" Target="https://doi.org/10.1073/pnas.0812671106" TargetMode="External"/><Relationship Id="rId39" Type="http://schemas.openxmlformats.org/officeDocument/2006/relationships/hyperlink" Target="https://www.R-project.org/" TargetMode="External"/><Relationship Id="rId21" Type="http://schemas.openxmlformats.org/officeDocument/2006/relationships/hyperlink" Target="https://doi.org/10.1007/BF00175103" TargetMode="External"/><Relationship Id="rId34" Type="http://schemas.openxmlformats.org/officeDocument/2006/relationships/hyperlink" Target="https://doi.org/10.1038/s41586-021-03497-0" TargetMode="External"/><Relationship Id="rId42" Type="http://schemas.openxmlformats.org/officeDocument/2006/relationships/hyperlink" Target="https://doi.org/10.1002/jnr.20338" TargetMode="External"/><Relationship Id="rId47" Type="http://schemas.openxmlformats.org/officeDocument/2006/relationships/image" Target="media/image11.tiff"/><Relationship Id="rId50" Type="http://schemas.openxmlformats.org/officeDocument/2006/relationships/image" Target="media/image14.tiff"/><Relationship Id="rId55" Type="http://schemas.openxmlformats.org/officeDocument/2006/relationships/image" Target="media/image19.tiff"/><Relationship Id="rId7" Type="http://schemas.microsoft.com/office/2018/08/relationships/commentsExtensible" Target="commentsExtensible.xml"/><Relationship Id="rId2" Type="http://schemas.openxmlformats.org/officeDocument/2006/relationships/settings" Target="settings.xml"/><Relationship Id="rId16" Type="http://schemas.openxmlformats.org/officeDocument/2006/relationships/hyperlink" Target="https://doi.org/10.1016/j.neubiorev.2022.104664" TargetMode="External"/><Relationship Id="rId20" Type="http://schemas.openxmlformats.org/officeDocument/2006/relationships/hyperlink" Target="https://doi.org/10.2307/1564223" TargetMode="External"/><Relationship Id="rId29" Type="http://schemas.openxmlformats.org/officeDocument/2006/relationships/hyperlink" Target="https://doi.org/10.1016/j.neulet.2010.11.006" TargetMode="External"/><Relationship Id="rId41" Type="http://schemas.openxmlformats.org/officeDocument/2006/relationships/hyperlink" Target="https://mc-stan.org/" TargetMode="External"/><Relationship Id="rId54" Type="http://schemas.openxmlformats.org/officeDocument/2006/relationships/image" Target="media/image18.tiff"/><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tiff"/><Relationship Id="rId24" Type="http://schemas.openxmlformats.org/officeDocument/2006/relationships/hyperlink" Target="https://doi.org/10.1242/jeb.243414" TargetMode="External"/><Relationship Id="rId32" Type="http://schemas.openxmlformats.org/officeDocument/2006/relationships/hyperlink" Target="https://doi.org/10.3389/fnbeh.2018.00306" TargetMode="External"/><Relationship Id="rId37" Type="http://schemas.openxmlformats.org/officeDocument/2006/relationships/hyperlink" Target="https://doi.org/10.1073/pnas.1321881111" TargetMode="External"/><Relationship Id="rId40" Type="http://schemas.openxmlformats.org/officeDocument/2006/relationships/hyperlink" Target="https://doi.org/10.1007/s00265-021-02979-5" TargetMode="External"/><Relationship Id="rId45" Type="http://schemas.openxmlformats.org/officeDocument/2006/relationships/image" Target="media/image9.tiff"/><Relationship Id="rId53" Type="http://schemas.openxmlformats.org/officeDocument/2006/relationships/image" Target="media/image17.tiff"/><Relationship Id="rId58" Type="http://schemas.openxmlformats.org/officeDocument/2006/relationships/image" Target="media/image22.tiff"/><Relationship Id="rId5" Type="http://schemas.microsoft.com/office/2011/relationships/commentsExtended" Target="commentsExtended.xml"/><Relationship Id="rId15" Type="http://schemas.openxmlformats.org/officeDocument/2006/relationships/hyperlink" Target="https://doi.org/10.1007/s10071-020-01365-4" TargetMode="External"/><Relationship Id="rId23" Type="http://schemas.openxmlformats.org/officeDocument/2006/relationships/hyperlink" Target="https://doi.org/10.1071/ZO14098" TargetMode="External"/><Relationship Id="rId28" Type="http://schemas.openxmlformats.org/officeDocument/2006/relationships/hyperlink" Target="https://doi.org/10.1038/35041687" TargetMode="External"/><Relationship Id="rId36" Type="http://schemas.openxmlformats.org/officeDocument/2006/relationships/hyperlink" Target="https://doi.org/10.1111/brv.12333" TargetMode="External"/><Relationship Id="rId49" Type="http://schemas.openxmlformats.org/officeDocument/2006/relationships/image" Target="media/image13.tiff"/><Relationship Id="rId57" Type="http://schemas.openxmlformats.org/officeDocument/2006/relationships/image" Target="media/image21.tiff"/><Relationship Id="rId61" Type="http://schemas.openxmlformats.org/officeDocument/2006/relationships/theme" Target="theme/theme1.xml"/><Relationship Id="rId10" Type="http://schemas.openxmlformats.org/officeDocument/2006/relationships/image" Target="media/image3.tiff"/><Relationship Id="rId19" Type="http://schemas.openxmlformats.org/officeDocument/2006/relationships/hyperlink" Target="https://doi.org/10.1016/j.anbehav.2015.10.027" TargetMode="External"/><Relationship Id="rId31" Type="http://schemas.openxmlformats.org/officeDocument/2006/relationships/hyperlink" Target="https://doi.org/10.1098/rspb.2011.1913" TargetMode="External"/><Relationship Id="rId44" Type="http://schemas.openxmlformats.org/officeDocument/2006/relationships/image" Target="media/image8.tiff"/><Relationship Id="rId52" Type="http://schemas.openxmlformats.org/officeDocument/2006/relationships/image" Target="media/image16.tiff"/><Relationship Id="rId60" Type="http://schemas.microsoft.com/office/2011/relationships/people" Target="people.xml"/><Relationship Id="rId4" Type="http://schemas.openxmlformats.org/officeDocument/2006/relationships/comments" Target="comments.xml"/><Relationship Id="rId9" Type="http://schemas.openxmlformats.org/officeDocument/2006/relationships/image" Target="media/image2.tiff"/><Relationship Id="rId14" Type="http://schemas.openxmlformats.org/officeDocument/2006/relationships/hyperlink" Target="https://github.com/Pablo-Recio/CORT_Temp_PreyD" TargetMode="External"/><Relationship Id="rId22" Type="http://schemas.openxmlformats.org/officeDocument/2006/relationships/hyperlink" Target="https://doi.org/10.1006/anbe.1998.0809" TargetMode="External"/><Relationship Id="rId27" Type="http://schemas.openxmlformats.org/officeDocument/2006/relationships/hyperlink" Target="https://doi.org/10.1146/annurev.ecolsys.35.112202.130152" TargetMode="External"/><Relationship Id="rId30" Type="http://schemas.openxmlformats.org/officeDocument/2006/relationships/hyperlink" Target="https://doi.org/10.1073/pnas.1311310110" TargetMode="External"/><Relationship Id="rId35" Type="http://schemas.openxmlformats.org/officeDocument/2006/relationships/hyperlink" Target="https://doi.org/10.1073/pnas.050583697" TargetMode="External"/><Relationship Id="rId43" Type="http://schemas.openxmlformats.org/officeDocument/2006/relationships/image" Target="media/image7.tiff"/><Relationship Id="rId48" Type="http://schemas.openxmlformats.org/officeDocument/2006/relationships/image" Target="media/image12.tiff"/><Relationship Id="rId56" Type="http://schemas.openxmlformats.org/officeDocument/2006/relationships/image" Target="media/image20.tiff"/><Relationship Id="rId8" Type="http://schemas.openxmlformats.org/officeDocument/2006/relationships/image" Target="media/image1.png"/><Relationship Id="rId51" Type="http://schemas.openxmlformats.org/officeDocument/2006/relationships/image" Target="media/image15.tiff"/><Relationship Id="rId3" Type="http://schemas.openxmlformats.org/officeDocument/2006/relationships/webSettings" Target="webSettings.xml"/><Relationship Id="rId12" Type="http://schemas.openxmlformats.org/officeDocument/2006/relationships/image" Target="media/image5.tiff"/><Relationship Id="rId17" Type="http://schemas.openxmlformats.org/officeDocument/2006/relationships/hyperlink" Target="https://doi.org/10.1007/s10071-016-0993-2" TargetMode="External"/><Relationship Id="rId25" Type="http://schemas.openxmlformats.org/officeDocument/2006/relationships/hyperlink" Target="https://doi.org/10.1016/j.anbehav.2014.02.017" TargetMode="External"/><Relationship Id="rId33" Type="http://schemas.openxmlformats.org/officeDocument/2006/relationships/hyperlink" Target="https://doi.org/10.1098/rsbl.2010.0556" TargetMode="External"/><Relationship Id="rId38" Type="http://schemas.openxmlformats.org/officeDocument/2006/relationships/hyperlink" Target="https://doi.org/10.1016/j.yfrne.2018.01.001" TargetMode="External"/><Relationship Id="rId46" Type="http://schemas.openxmlformats.org/officeDocument/2006/relationships/image" Target="media/image10.tiff"/><Relationship Id="rId5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77</Pages>
  <Words>18188</Words>
  <Characters>103676</Characters>
  <Application>Microsoft Office Word</Application>
  <DocSecurity>0</DocSecurity>
  <Lines>863</Lines>
  <Paragraphs>243</Paragraphs>
  <ScaleCrop>false</ScaleCrop>
  <Company/>
  <LinksUpToDate>false</LinksUpToDate>
  <CharactersWithSpaces>121621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effect of prenatal environment on brain mitochondrial function and prey detection in a lizard</dc:title>
  <dc:creator>Ondi Crino</dc:creator>
  <cp:keywords/>
  <cp:lastModifiedBy>Ondi Crino</cp:lastModifiedBy>
  <cp:revision>2</cp:revision>
  <dcterms:created xsi:type="dcterms:W3CDTF">2026-07-20T02:24:00Z</dcterms:created>
  <dcterms:modified xsi:type="dcterms:W3CDTF">2026-07-20T02:24:00Z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./bib/refs.bib</vt:lpwstr>
  </property>
  <property fmtid="{D5CDD505-2E9C-101B-9397-08002B2CF9AE}" pid="4" name="crossref">
    <vt:lpwstr/>
  </property>
  <property fmtid="{D5CDD505-2E9C-101B-9397-08002B2CF9AE}" pid="5" name="csl">
    <vt:lpwstr>./bib/functional-ecology.csl</vt:lpwstr>
  </property>
  <property fmtid="{D5CDD505-2E9C-101B-9397-08002B2CF9AE}" pid="6" name="docx">
    <vt:lpwstr/>
  </property>
  <property fmtid="{D5CDD505-2E9C-101B-9397-08002B2CF9AE}" pid="7" name="editor_option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toc-title">
    <vt:lpwstr>Table of contents</vt:lpwstr>
  </property>
</Properties>
</file>